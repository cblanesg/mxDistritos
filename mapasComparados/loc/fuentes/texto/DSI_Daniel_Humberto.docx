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An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lisis de similitud distrital</w:t>
      </w:r>
      <w:r>
        <w:rPr>
          <w:sz w:val="24"/>
          <w:szCs w:val="24"/>
          <w:rtl w:val="0"/>
          <w:lang w:val="es-ES_tradnl"/>
        </w:rPr>
        <w:t xml:space="preserve"> usando nivel secciones electorales locales.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por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Daniel Saavedra y Humberto Trejo</w:t>
      </w:r>
    </w:p>
    <w:p>
      <w:pPr>
        <w:pStyle w:val="Cuerpo A"/>
        <w:shd w:val="clear" w:color="auto" w:fill="ffffff"/>
        <w:spacing w:line="480" w:lineRule="auto"/>
        <w:jc w:val="both"/>
        <w:rPr>
          <w:del w:id="0" w:date="2017-12-20T10:27:18 p. m.Z" w:author="Daniel Saavedra Lladó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del w:id="1" w:date="2017-12-20T10:27:18 p. m.Z" w:author="Daniel Saavedra Lladó"/>
          <w:sz w:val="24"/>
          <w:szCs w:val="24"/>
        </w:rPr>
      </w:pPr>
    </w:p>
    <w:p>
      <w:pPr>
        <w:pStyle w:val="Cuerpo A"/>
        <w:spacing w:line="480" w:lineRule="auto"/>
        <w:jc w:val="both"/>
      </w:pPr>
      <w:ins w:id="2" w:date="2017-12-20T7:34:33 a. m.Z" w:author="Unknown Author">
        <w:del w:id="3" w:date="2017-12-20T10:16:17 p. m.Z" w:author="Daniel Saavedra Lladó">
          <w:r>
            <w:rPr>
              <w:rtl w:val="0"/>
              <w:lang w:val="en-US"/>
            </w:rPr>
            <w:delText>[Insp</w:delText>
          </w:r>
        </w:del>
      </w:ins>
      <w:ins w:id="4" w:date="2017-12-20T7:34:33 a. m.Z" w:author="Unknown Author">
        <w:del w:id="5" w:date="2017-12-20T10:16:17 p. m.Z" w:author="Daniel Saavedra Lladó">
          <w:r>
            <w:rPr>
              <w:rtl w:val="0"/>
              <w:lang w:val="en-US"/>
            </w:rPr>
            <w:delText>í</w:delText>
          </w:r>
        </w:del>
      </w:ins>
      <w:ins w:id="6" w:date="2017-12-20T7:34:33 a. m.Z" w:author="Unknown Author">
        <w:del w:id="7" w:date="2017-12-20T10:16:17 p. m.Z" w:author="Daniel Saavedra Lladó">
          <w:r>
            <w:rPr>
              <w:rtl w:val="0"/>
              <w:lang w:val="en-US"/>
            </w:rPr>
            <w:delText>rense del cap</w:delText>
          </w:r>
        </w:del>
      </w:ins>
      <w:ins w:id="8" w:date="2017-12-20T7:34:33 a. m.Z" w:author="Unknown Author">
        <w:del w:id="9" w:date="2017-12-20T10:16:17 p. m.Z" w:author="Daniel Saavedra Lladó">
          <w:r>
            <w:rPr>
              <w:rtl w:val="0"/>
              <w:lang w:val="en-US"/>
            </w:rPr>
            <w:delText>í</w:delText>
          </w:r>
        </w:del>
      </w:ins>
      <w:ins w:id="10" w:date="2017-12-20T7:34:33 a. m.Z" w:author="Unknown Author">
        <w:del w:id="11" w:date="2017-12-20T10:16:17 p. m.Z" w:author="Daniel Saavedra Lladó">
          <w:r>
            <w:rPr>
              <w:rtl w:val="0"/>
              <w:lang w:val="en-US"/>
            </w:rPr>
            <w:delText>tulo introductorio de Cain Ferejohn y Fiorina, discuten con elocuencia la representaci</w:delText>
          </w:r>
        </w:del>
      </w:ins>
      <w:ins w:id="12" w:date="2017-12-20T7:34:33 a. m.Z" w:author="Unknown Author">
        <w:del w:id="13" w:date="2017-12-20T10:16:17 p. m.Z" w:author="Daniel Saavedra Lladó">
          <w:r>
            <w:rPr>
              <w:rtl w:val="0"/>
              <w:lang w:val="en-US"/>
            </w:rPr>
            <w:delText>ó</w:delText>
          </w:r>
        </w:del>
      </w:ins>
      <w:ins w:id="14" w:date="2017-12-20T7:34:33 a. m.Z" w:author="Unknown Author">
        <w:del w:id="15" w:date="2017-12-20T10:16:17 p. m.Z" w:author="Daniel Saavedra Lladó">
          <w:r>
            <w:rPr>
              <w:rtl w:val="0"/>
              <w:lang w:val="en-US"/>
            </w:rPr>
            <w:delText>n y lo que se espera de ella.]</w:delText>
          </w:r>
        </w:del>
      </w:ins>
      <w:del w:id="16" w:date="2017-12-20T7:34:33 a. m.Z" w:author="Unknown Author">
        <w:r>
          <w:rPr>
            <w:rtl w:val="0"/>
            <w:lang w:val="en-US"/>
          </w:rPr>
          <w:delText>Los representantes legislativos buscan hacer realidad los deseos de sus representados.</w:delText>
        </w:r>
      </w:del>
      <w:del w:id="17" w:date="2017-12-20T10:16:17 p. m.Z" w:author="Daniel Saavedra Lladó">
        <w:r>
          <w:rPr>
            <w:rtl w:val="0"/>
            <w:lang w:val="en-US"/>
          </w:rPr>
          <w:delText xml:space="preserve"> La representaci</w:delText>
        </w:r>
      </w:del>
      <w:del w:id="18" w:date="2017-12-20T10:16:17 p. m.Z" w:author="Daniel Saavedra Lladó">
        <w:r>
          <w:rPr>
            <w:rtl w:val="0"/>
            <w:lang w:val="en-US"/>
          </w:rPr>
          <w:delText>ó</w:delText>
        </w:r>
      </w:del>
      <w:del w:id="19" w:date="2017-12-20T10:16:17 p. m.Z" w:author="Daniel Saavedra Lladó">
        <w:r>
          <w:rPr>
            <w:rtl w:val="0"/>
            <w:lang w:val="en-US"/>
          </w:rPr>
          <w:delText>n legislativa en M</w:delText>
        </w:r>
      </w:del>
      <w:del w:id="20" w:date="2017-12-20T10:16:17 p. m.Z" w:author="Daniel Saavedra Lladó">
        <w:r>
          <w:rPr>
            <w:rtl w:val="0"/>
            <w:lang w:val="en-US"/>
          </w:rPr>
          <w:delText>é</w:delText>
        </w:r>
      </w:del>
      <w:del w:id="21" w:date="2017-12-20T10:16:17 p. m.Z" w:author="Daniel Saavedra Lladó">
        <w:r>
          <w:rPr>
            <w:rtl w:val="0"/>
            <w:lang w:val="en-US"/>
          </w:rPr>
          <w:delText>xico existe en tres niveles: El Senado de la Rep</w:delText>
        </w:r>
      </w:del>
      <w:del w:id="22" w:date="2017-12-20T10:16:17 p. m.Z" w:author="Daniel Saavedra Lladó">
        <w:r>
          <w:rPr>
            <w:rtl w:val="0"/>
            <w:lang w:val="en-US"/>
          </w:rPr>
          <w:delText>ú</w:delText>
        </w:r>
      </w:del>
      <w:del w:id="23" w:date="2017-12-20T10:16:17 p. m.Z" w:author="Daniel Saavedra Lladó">
        <w:r>
          <w:rPr>
            <w:rtl w:val="0"/>
            <w:lang w:val="en-US"/>
          </w:rPr>
          <w:delText>blica, representa a cada uno de los estados; La C</w:delText>
        </w:r>
      </w:del>
      <w:del w:id="24" w:date="2017-12-20T10:16:17 p. m.Z" w:author="Daniel Saavedra Lladó">
        <w:r>
          <w:rPr>
            <w:rtl w:val="0"/>
            <w:lang w:val="en-US"/>
          </w:rPr>
          <w:delText>á</w:delText>
        </w:r>
      </w:del>
      <w:del w:id="25" w:date="2017-12-20T10:16:17 p. m.Z" w:author="Daniel Saavedra Lladó">
        <w:r>
          <w:rPr>
            <w:rtl w:val="0"/>
            <w:lang w:val="en-US"/>
          </w:rPr>
          <w:delText>mara de Diputados, representa los distritos a nivel nacional; y las C</w:delText>
        </w:r>
      </w:del>
      <w:del w:id="26" w:date="2017-12-20T10:16:17 p. m.Z" w:author="Daniel Saavedra Lladó">
        <w:r>
          <w:rPr>
            <w:rtl w:val="0"/>
            <w:lang w:val="en-US"/>
          </w:rPr>
          <w:delText>á</w:delText>
        </w:r>
      </w:del>
      <w:del w:id="27" w:date="2017-12-20T10:16:17 p. m.Z" w:author="Daniel Saavedra Lladó">
        <w:r>
          <w:rPr>
            <w:rtl w:val="0"/>
            <w:lang w:val="en-US"/>
          </w:rPr>
          <w:delText xml:space="preserve">maras de Diputados locales de cada estado, representan los intereses de todos los  distritos dentro de los estados. </w:delText>
        </w:r>
      </w:del>
      <w:r>
        <w:rPr>
          <w:rtl w:val="0"/>
          <w:lang w:val="es-ES_tradnl"/>
        </w:rPr>
        <w:t>La representaci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pol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tica se entiende como la forma en que los representantes electos responden ante sus representados, respondiendo y articulando posiciones de pol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tica p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blica o ideol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gicas seg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 xml:space="preserve">n los integrantes de su </w:t>
      </w:r>
      <w:r>
        <w:rPr>
          <w:rStyle w:val="Ninguno"/>
          <w:i w:val="1"/>
          <w:iCs w:val="1"/>
          <w:rtl w:val="0"/>
          <w:lang w:val="es-ES_tradnl"/>
        </w:rPr>
        <w:t xml:space="preserve">constituency </w:t>
      </w:r>
      <w:r>
        <w:rPr>
          <w:rtl w:val="0"/>
          <w:lang w:val="es-ES_tradnl"/>
        </w:rPr>
        <w:t>en la legislatura. Actualmente, los representantes no ponen atenci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los componentes ideol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gicos o program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ticos y prefieren cultivar una relaci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personal con la gente que integra el distrito al que representan. Esta relaci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consiste en cuatro componentes: la forma en que responden con pol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ticas p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blicas,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mo responden de manera simb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lica incluyendo discursos,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mo colocan recursos  y programas en su distrito (</w:t>
      </w:r>
      <w:r>
        <w:rPr>
          <w:rStyle w:val="Ninguno"/>
          <w:i w:val="1"/>
          <w:iCs w:val="1"/>
          <w:rtl w:val="0"/>
          <w:lang w:val="es-ES_tradnl"/>
        </w:rPr>
        <w:t>pork barrel</w:t>
      </w:r>
      <w:r>
        <w:rPr>
          <w:rtl w:val="0"/>
          <w:lang w:val="es-ES_tradnl"/>
        </w:rPr>
        <w:t>) y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mo responden ante peticiones de servicio incluyendo gesti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y contacto con los ciudadanos que viven en su distrito. (Cain Ferejohn Fiorina, 1987)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s-ES_tradnl"/>
        </w:rPr>
        <w:t>De esta manera, los representantes construyen una relaci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personal con los ciudadanos as</w:t>
      </w:r>
      <w:r>
        <w:rPr>
          <w:rtl w:val="0"/>
          <w:lang w:val="es-ES_tradnl"/>
        </w:rPr>
        <w:t xml:space="preserve">í </w:t>
      </w:r>
      <w:r>
        <w:rPr>
          <w:rtl w:val="0"/>
          <w:lang w:val="es-ES_tradnl"/>
        </w:rPr>
        <w:t>como conjunta, abonando a cultivar un capital pol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tico que los distingue y separa de su partido y que los ciudadanos atribuyan a su persona con miras a la reelecci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n. </w:t>
      </w:r>
    </w:p>
    <w:p>
      <w:pPr>
        <w:pStyle w:val="Cuerpo A"/>
        <w:spacing w:line="480" w:lineRule="auto"/>
        <w:jc w:val="both"/>
        <w:rPr>
          <w:del w:id="28" w:date="2017-12-20T8:48:33 p. m.Z" w:author="Daniel Saavedra Lladó"/>
        </w:rPr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  <w:rPr>
          <w:ins w:id="29" w:date="2017-12-20T10:29:03 p. m.Z" w:author="Daniel Saavedra Lladó"/>
        </w:rPr>
      </w:pPr>
      <w:r>
        <w:rPr>
          <w:rtl w:val="0"/>
          <w:lang w:val="en-US"/>
        </w:rPr>
        <w:t>La representaci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ciudadana en manos de diputados se encuentra establecida desde la Constituci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de 1824; sin embargo, fue hasta 1857 cuando se divide al territorio nacional en distritos electorales. Desde esta fecha hasta la d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cada de los 90 del siglo XX, los gobiernos locales eran los encargados de organizar las elecciones y dibujar las fronteras electorales. Desde 1857 hasta 1961 todos los diputados fueron elegidos bajo el principio de mayor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relativa en distritos uninominales, posteriormente se introdujo la representaci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proporcional. A partir de la creaci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del IFE en 1990 aparecieron los institutos electorales locales que se encargaron de estos procesos. (L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pez Levi 2006) (Lujambio Vives, 2008)</w:t>
      </w:r>
      <w:r>
        <w:rPr>
          <w:rtl w:val="0"/>
          <w:lang w:val="es-ES_tradnl"/>
        </w:rPr>
        <w:t xml:space="preserve">  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  <w:rPr>
          <w:del w:id="30" w:date="2017-12-20T10:26:09 p. m.Z" w:author="Daniel Saavedra Lladó"/>
        </w:rPr>
      </w:pPr>
      <w:del w:id="31" w:date="2017-12-20T10:26:09 p. m.Z" w:author="Daniel Saavedra Lladó">
        <w:r>
          <w:rPr>
            <w:rtl w:val="0"/>
            <w:lang w:val="en-US"/>
          </w:rPr>
          <w:delText>(Liliana L</w:delText>
        </w:r>
      </w:del>
      <w:del w:id="32" w:date="2017-12-20T10:26:09 p. m.Z" w:author="Daniel Saavedra Lladó">
        <w:r>
          <w:rPr>
            <w:rtl w:val="0"/>
            <w:lang w:val="en-US"/>
          </w:rPr>
          <w:delText>ó</w:delText>
        </w:r>
      </w:del>
      <w:del w:id="33" w:date="2017-12-20T10:26:09 p. m.Z" w:author="Daniel Saavedra Lladó">
        <w:r>
          <w:rPr>
            <w:rtl w:val="0"/>
            <w:lang w:val="en-US"/>
          </w:rPr>
          <w:delText>pez Levi*; Distritaci</w:delText>
        </w:r>
      </w:del>
      <w:del w:id="34" w:date="2017-12-20T10:26:09 p. m.Z" w:author="Daniel Saavedra Lladó">
        <w:r>
          <w:rPr>
            <w:rtl w:val="0"/>
            <w:lang w:val="en-US"/>
          </w:rPr>
          <w:delText>ó</w:delText>
        </w:r>
      </w:del>
      <w:del w:id="35" w:date="2017-12-20T10:26:09 p. m.Z" w:author="Daniel Saavedra Lladó">
        <w:r>
          <w:rPr>
            <w:rtl w:val="0"/>
            <w:lang w:val="en-US"/>
          </w:rPr>
          <w:delText>n electoral en M</w:delText>
        </w:r>
      </w:del>
      <w:del w:id="36" w:date="2017-12-20T10:26:09 p. m.Z" w:author="Daniel Saavedra Lladó">
        <w:r>
          <w:rPr>
            <w:rtl w:val="0"/>
            <w:lang w:val="en-US"/>
          </w:rPr>
          <w:delText>é</w:delText>
        </w:r>
      </w:del>
      <w:del w:id="37" w:date="2017-12-20T10:26:09 p. m.Z" w:author="Daniel Saavedra Lladó">
        <w:r>
          <w:rPr>
            <w:rtl w:val="0"/>
            <w:lang w:val="en-US"/>
          </w:rPr>
          <w:delText>xico: logros pasados y retos futuros; 2006; Departamento de Pol</w:delText>
        </w:r>
      </w:del>
      <w:del w:id="38" w:date="2017-12-20T10:26:09 p. m.Z" w:author="Daniel Saavedra Lladó">
        <w:r>
          <w:rPr>
            <w:rtl w:val="0"/>
            <w:lang w:val="en-US"/>
          </w:rPr>
          <w:delText>í</w:delText>
        </w:r>
      </w:del>
      <w:del w:id="39" w:date="2017-12-20T10:26:09 p. m.Z" w:author="Daniel Saavedra Lladó">
        <w:r>
          <w:rPr>
            <w:rtl w:val="0"/>
            <w:lang w:val="en-US"/>
          </w:rPr>
          <w:delText>tica y Cultura, UAM-Xochimilco, Calzada del Hueso No. 1100, Col. Villa Quietud; http://www.scielo.org.mx/scielo.php?script=sci_arttext&amp;pid=S0188-46112006000300008)</w:delText>
        </w:r>
      </w:del>
    </w:p>
    <w:p>
      <w:pPr>
        <w:pStyle w:val="Cuerpo A"/>
        <w:spacing w:line="480" w:lineRule="auto"/>
        <w:jc w:val="both"/>
        <w:rPr>
          <w:del w:id="40" w:date="2017-12-20T10:26:09 p. m.Z" w:author="Daniel Saavedra Lladó"/>
        </w:rPr>
      </w:pPr>
    </w:p>
    <w:p>
      <w:pPr>
        <w:pStyle w:val="Cuerpo A"/>
        <w:spacing w:line="480" w:lineRule="auto"/>
        <w:jc w:val="both"/>
        <w:rPr>
          <w:del w:id="41" w:date="2017-12-20T10:26:51 p. m.Z" w:author="Daniel Saavedra Lladó"/>
        </w:rPr>
      </w:pPr>
      <w:r>
        <w:rPr>
          <w:rtl w:val="0"/>
          <w:lang w:val="en-US"/>
        </w:rPr>
        <w:t>En 2013 el Congreso de la Uni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aprob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la reforma pol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tico-electoral.  Una de las cuestiones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s importantes que abarc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fue la transformaci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del IFE al INE. El INE, como organismo de car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cter nacional, absorbi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algunas facultades a los Organismos P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blicos Locales Electorales, antes Institutos electorales locales, entre ellas la redistritaci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de todo el mapa electoral local. En t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rminos generales, se asum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que los escenarios estaban sesgados y que hab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gerrymandering en favor del partido del gobernador.</w:t>
      </w:r>
      <w:ins w:id="42" w:date="2017-12-20T10:26:53 p. m.Z" w:author="Daniel Saavedra Lladó">
        <w:r>
          <w:rPr>
            <w:rtl w:val="0"/>
            <w:lang w:val="es-ES_tradnl"/>
          </w:rPr>
          <w:t xml:space="preserve"> </w:t>
        </w:r>
      </w:ins>
    </w:p>
    <w:p>
      <w:pPr>
        <w:pStyle w:val="Cuerpo A"/>
        <w:spacing w:line="480" w:lineRule="auto"/>
        <w:jc w:val="both"/>
        <w:rPr>
          <w:ins w:id="43" w:date="2017-12-20T10:28:53 p. m.Z" w:author="Daniel Saavedra Lladó"/>
        </w:rPr>
      </w:pPr>
      <w:r>
        <w:rPr>
          <w:rtl w:val="0"/>
          <w:lang w:val="en-US"/>
        </w:rPr>
        <w:t xml:space="preserve"> El INE realiz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este proceso para los 31 estados y la Ciudad de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xico a partir del  2014.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"Una persona, un voto", es el criterio demogr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fico que se anhela en las democracias para que cada ciudadano se sienta debidamente representado. Consiste en que todos los distritos electorales est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 equilibrados en cuanto al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personas en el padr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n electoral de cada distrito. 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En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xico, como en otros pa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ses, no todos los distritos -tanto en lo federal como en lo local- no est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n distribuidos de manera proporcional, ya que por razones como extensi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territorial, distancia, cuestiones de infraestructura y problemas t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cnicos lo hacen imposible. Asimismo, por cambios demogr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ficos, cada determinado tiempo se realizan cambios en la distritaci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o redistritaci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n. </w:t>
      </w:r>
    </w:p>
    <w:p>
      <w:pPr>
        <w:pStyle w:val="Cuerpo A"/>
        <w:spacing w:line="480" w:lineRule="auto"/>
        <w:jc w:val="both"/>
        <w:rPr>
          <w:del w:id="44" w:date="2017-12-20T10:37:58 p. m.Z" w:author="Daniel Saavedra Lladó"/>
        </w:rPr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En cada proceso de redistritaci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se busca minimizar este problema con base en los siguientes criterios de mayor a menor jerarqu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a: 1) equidad, buscar que el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electores en cada distrito sea el mismo; 2) integridad, se refiere a que un distrito electoral respete las fronteras estatales y municipales; 3) coterminalidad, distritos locales anidados dentro de distritos federales; 4) tiempos de traslado; y 5) Compacidad, las fronteras de cada distrito se acerquen lo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s posible a formas geom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tricas regulares tales como el cuadrado, c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rculo o rect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ngulo.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 xml:space="preserve">Cabe mencionar que en el 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nico caso en el que no se aplican los criterios anteriores es en distritos conformados por comunidades ind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genas. En ese caso se desecha la proporcionalidad y se busca, en cambio, sobrerrepresentar a estas comunidades en el congreso a trav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s de darle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 xml:space="preserve">s peso a sus distritos. </w:t>
      </w:r>
    </w:p>
    <w:p>
      <w:pPr>
        <w:pStyle w:val="Cuerpo A"/>
        <w:spacing w:line="480" w:lineRule="auto"/>
        <w:jc w:val="both"/>
        <w:rPr>
          <w:del w:id="45" w:date="2017-12-20T10:29:12 p. m.Z" w:author="Daniel Saavedra Lladó"/>
        </w:rPr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  <w:rPr>
          <w:del w:id="46" w:date="2017-12-20T10:29:15 p. m.Z" w:author="Daniel Saavedra Lladó"/>
        </w:rPr>
      </w:pPr>
      <w:r>
        <w:rPr>
          <w:rtl w:val="0"/>
          <w:lang w:val="en-US"/>
        </w:rPr>
        <w:t xml:space="preserve"> Al elaborar un nuevo mapa distrital, los actores involucrados en el proceso persiguen objetivos m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ltiples, a menudo velados e inevitablemente contradictorios entre s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. Partimos de la premisa que la mudanza de actores locales por actores nacionales en la redistritaci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cambi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de manera sustancial la gama de intereses que reflejan los mapas. Los distritos de cada estado que hered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el INE variaban enormemente unos de otros. Pero todos, sin excepci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n, compart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an el atributo de haber sido dibujados, en su momento, por los institutos electorales locales o los congresos de los estados. Y, si bien los partidos estatales intervinieron en el proceso, los mapas nuevos los traz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 xml:space="preserve">el actor nacional. 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 xml:space="preserve">En este texto, usaremos el 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ndice de similitud </w:t>
      </w:r>
      <w:del w:id="47" w:date="2017-12-20T7:34:33 a. m.Z" w:author="Unknown Author">
        <w:r>
          <w:rPr>
            <w:rtl w:val="0"/>
            <w:lang w:val="en-US"/>
          </w:rPr>
          <w:delText xml:space="preserve">de </w:delText>
        </w:r>
      </w:del>
      <w:r>
        <w:rPr>
          <w:rtl w:val="0"/>
          <w:lang w:val="en-US"/>
        </w:rPr>
        <w:t>distrit</w:t>
      </w:r>
      <w:del w:id="48" w:date="2017-12-20T7:34:33 a. m.Z" w:author="Unknown Author">
        <w:r>
          <w:rPr>
            <w:rtl w:val="0"/>
            <w:lang w:val="en-US"/>
          </w:rPr>
          <w:delText>os</w:delText>
        </w:r>
      </w:del>
      <w:r>
        <w:rPr>
          <w:rtl w:val="0"/>
          <w:lang w:val="en-US"/>
        </w:rPr>
        <w:t>al de Cox y Katz (DSI por sus siglas en ingl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s</w:t>
      </w:r>
      <w:del w:id="49" w:date="2017-12-20T7:34:33 a. m.Z" w:author="Unknown Author">
        <w:r>
          <w:rPr>
            <w:rtl w:val="0"/>
            <w:lang w:val="en-US"/>
          </w:rPr>
          <w:delText>(Katz, Cox 2002</w:delText>
        </w:r>
      </w:del>
      <w:r>
        <w:rPr>
          <w:rtl w:val="0"/>
          <w:lang w:val="en-US"/>
        </w:rPr>
        <w:t>) como herramienta estad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stica para comparar mapas. </w:t>
      </w:r>
      <w:del w:id="50" w:date="2017-12-20T7:34:33 a. m.Z" w:author="Unknown Author">
        <w:r>
          <w:rPr>
            <w:rtl w:val="0"/>
            <w:lang w:val="en-US"/>
          </w:rPr>
          <w:delText>pero adapt</w:delText>
        </w:r>
      </w:del>
      <w:del w:id="51" w:date="2017-12-20T7:34:33 a. m.Z" w:author="Unknown Author">
        <w:r>
          <w:rPr>
            <w:rtl w:val="0"/>
            <w:lang w:val="en-US"/>
          </w:rPr>
          <w:delText>á</w:delText>
        </w:r>
      </w:del>
      <w:del w:id="52" w:date="2017-12-20T7:34:33 a. m.Z" w:author="Unknown Author">
        <w:r>
          <w:rPr>
            <w:rtl w:val="0"/>
            <w:lang w:val="en-US"/>
          </w:rPr>
          <w:delText>ndolo a medir la proporci</w:delText>
        </w:r>
      </w:del>
      <w:del w:id="53" w:date="2017-12-20T7:34:33 a. m.Z" w:author="Unknown Author">
        <w:r>
          <w:rPr>
            <w:rtl w:val="0"/>
            <w:lang w:val="en-US"/>
          </w:rPr>
          <w:delText>ó</w:delText>
        </w:r>
      </w:del>
      <w:del w:id="54" w:date="2017-12-20T7:34:33 a. m.Z" w:author="Unknown Author">
        <w:r>
          <w:rPr>
            <w:rtl w:val="0"/>
            <w:lang w:val="en-US"/>
          </w:rPr>
          <w:delText>n de secciones electorales de los distritos viejos que se mantienen en los nuevos, y no considerando poblaci</w:delText>
        </w:r>
      </w:del>
      <w:del w:id="55" w:date="2017-12-20T7:34:33 a. m.Z" w:author="Unknown Author">
        <w:r>
          <w:rPr>
            <w:rtl w:val="0"/>
            <w:lang w:val="en-US"/>
          </w:rPr>
          <w:delText>ó</w:delText>
        </w:r>
      </w:del>
      <w:del w:id="56" w:date="2017-12-20T7:34:33 a. m.Z" w:author="Unknown Author">
        <w:r>
          <w:rPr>
            <w:rtl w:val="0"/>
            <w:lang w:val="en-US"/>
          </w:rPr>
          <w:delText>n como los autores citados.</w:delText>
        </w:r>
      </w:del>
    </w:p>
    <w:p>
      <w:pPr>
        <w:pStyle w:val="Cuerpo A"/>
        <w:spacing w:line="480" w:lineRule="auto"/>
        <w:jc w:val="both"/>
        <w:rPr>
          <w:del w:id="57" w:date="2017-12-20T7:34:33 a. m.Z" w:author="Unknown Author"/>
        </w:rPr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Para el an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lisis, sobreponemos el mapa viejo y el nuevo en aras de identificar al "padre" de cada distrito. El padre es aquel distrito del mapa viejo que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s secciones contribuy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para integrar a un distrito nuevo.</w:t>
      </w:r>
      <w:del w:id="58" w:date="2017-12-20T7:34:33 a. m.Z" w:author="Unknown Author">
        <w:r>
          <w:rPr>
            <w:rtl w:val="0"/>
            <w:lang w:val="en-US"/>
          </w:rPr>
          <w:delText>Para el an</w:delText>
        </w:r>
      </w:del>
      <w:del w:id="59" w:date="2017-12-20T7:34:33 a. m.Z" w:author="Unknown Author">
        <w:r>
          <w:rPr>
            <w:rtl w:val="0"/>
            <w:lang w:val="en-US"/>
          </w:rPr>
          <w:delText>á</w:delText>
        </w:r>
      </w:del>
      <w:del w:id="60" w:date="2017-12-20T7:34:33 a. m.Z" w:author="Unknown Author">
        <w:r>
          <w:rPr>
            <w:rtl w:val="0"/>
            <w:lang w:val="en-US"/>
          </w:rPr>
          <w:delText>lisis, identificamos los viejos distritos o distritos padres que son aquellos que contribuyeron con m</w:delText>
        </w:r>
      </w:del>
      <w:del w:id="61" w:date="2017-12-20T7:34:33 a. m.Z" w:author="Unknown Author">
        <w:r>
          <w:rPr>
            <w:rtl w:val="0"/>
            <w:lang w:val="en-US"/>
          </w:rPr>
          <w:delText>á</w:delText>
        </w:r>
      </w:del>
      <w:del w:id="62" w:date="2017-12-20T7:34:33 a. m.Z" w:author="Unknown Author">
        <w:r>
          <w:rPr>
            <w:rtl w:val="0"/>
            <w:lang w:val="en-US"/>
          </w:rPr>
          <w:delText>s secciones para integrar los nuevos distritos o distritos hijos.</w:delText>
        </w:r>
      </w:del>
      <w:r>
        <w:rPr>
          <w:rtl w:val="0"/>
          <w:lang w:val="en-US"/>
        </w:rPr>
        <w:t xml:space="preserve"> El 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ndice </w:t>
      </w:r>
      <w:del w:id="63" w:date="2017-12-20T7:34:33 a. m.Z" w:author="Unknown Author">
        <w:r>
          <w:rPr>
            <w:rtl w:val="0"/>
            <w:lang w:val="en-US"/>
          </w:rPr>
          <w:delText>(</w:delText>
        </w:r>
      </w:del>
      <w:r>
        <w:rPr>
          <w:rtl w:val="0"/>
          <w:lang w:val="en-US"/>
        </w:rPr>
        <w:t>DSI</w:t>
      </w:r>
      <w:del w:id="64" w:date="2017-12-20T7:34:33 a. m.Z" w:author="Unknown Author">
        <w:r>
          <w:rPr>
            <w:rtl w:val="0"/>
            <w:lang w:val="en-US"/>
          </w:rPr>
          <w:delText>)</w:delText>
        </w:r>
      </w:del>
      <w:r>
        <w:rPr>
          <w:rtl w:val="0"/>
          <w:lang w:val="en-US"/>
        </w:rPr>
        <w:t xml:space="preserve"> se calcul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mediante la siguiente f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rmula: </w:t>
      </w:r>
    </w:p>
    <w:p>
      <w:pPr>
        <w:pStyle w:val="Cuerpo A"/>
        <w:spacing w:line="480" w:lineRule="auto"/>
        <w:jc w:val="center"/>
      </w:pPr>
      <w:r>
        <w:rPr>
          <w:rtl w:val="0"/>
          <w:lang w:val="en-US"/>
        </w:rPr>
        <w:t>DSI=C/</w:t>
      </w:r>
      <w:ins w:id="65" w:date="2017-12-20T7:34:33 a. m.Z" w:author="Unknown Author">
        <w:r>
          <w:rPr>
            <w:rtl w:val="0"/>
            <w:lang w:val="en-US"/>
          </w:rPr>
          <w:t>(</w:t>
        </w:r>
      </w:ins>
      <w:r>
        <w:rPr>
          <w:rtl w:val="0"/>
          <w:lang w:val="en-US"/>
        </w:rPr>
        <w:t>P+N-C</w:t>
      </w:r>
      <w:ins w:id="66" w:date="2017-12-20T7:34:33 a. m.Z" w:author="Unknown Author">
        <w:r>
          <w:rPr>
            <w:rtl w:val="0"/>
            <w:lang w:val="en-US"/>
          </w:rPr>
          <w:t>)</w:t>
        </w:r>
      </w:ins>
      <w:r>
        <w:rPr>
          <w:rtl w:val="0"/>
          <w:lang w:val="en-US"/>
        </w:rPr>
        <w:t xml:space="preserve"> </w:t>
      </w:r>
    </w:p>
    <w:p>
      <w:pPr>
        <w:pStyle w:val="Cuerpo A"/>
        <w:spacing w:line="480" w:lineRule="auto"/>
        <w:jc w:val="both"/>
        <w:rPr>
          <w:ins w:id="67" w:date="2017-12-20T10:29:29 p. m.Z" w:author="Daniel Saavedra Lladó"/>
        </w:rPr>
      </w:pPr>
      <w:r>
        <w:rPr>
          <w:rtl w:val="0"/>
          <w:lang w:val="en-US"/>
        </w:rPr>
        <w:t>donde C es el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secciones electorales que comparten ambos distritos, P es el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secciones del distrito padre y N es el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secciones del distrito hijo.</w:t>
      </w:r>
      <w:r>
        <w:rPr>
          <w:rtl w:val="0"/>
          <w:lang w:val="es-ES_tradnl"/>
        </w:rPr>
        <w:t xml:space="preserve"> Esta es una adaptaci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del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 de los autores citados, ya que lo calculamos a partir de la proporci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las secciones electorales comunes entre los distritos padre e hijo, a diferencia de la versi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original donde se considera la poblaci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com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 xml:space="preserve">n entre los distritos. Este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 toma el valor de 1 cuando el distrito hijo comparte la totalidad de las secciones que integraban al distrito padre, es decir, son id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nticos y muchas veces se trata de un cambio de nombre o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 xml:space="preserve">mero para identificar al distrito. El valor del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 es menor al reducirse la similitud entre distritos padres e hijos. Un valor de 0 indicar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que hay nula similitud, pero por construcci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es imposible. </w:t>
      </w:r>
      <w:r>
        <w:rPr>
          <w:rtl w:val="0"/>
          <w:lang w:val="en-US"/>
        </w:rPr>
        <w:t xml:space="preserve"> 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La informaci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n de los distritos padres se obtuvo a partir de los 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ltimos mapas electorales utilizados en la elecci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al congreso local previa a la redistritaci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hecha por el actor nacional a partir de 2014. Las secciones que integran los distritos nuevos se obtuvo de los mapas generados y aprobados por el Consejo General del INE.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Obtuvimos los estad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sticos descriptivos del DSI para la </w:t>
      </w:r>
      <w:r>
        <w:rPr>
          <w:rtl w:val="0"/>
          <w:lang w:val="es-ES_tradnl"/>
        </w:rPr>
        <w:t>re</w:t>
      </w:r>
      <w:r>
        <w:rPr>
          <w:rtl w:val="0"/>
          <w:lang w:val="en-US"/>
        </w:rPr>
        <w:t>distritaci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n local. </w:t>
      </w:r>
    </w:p>
    <w:tbl>
      <w:tblPr>
        <w:tblW w:w="902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04"/>
        <w:gridCol w:w="1504"/>
        <w:gridCol w:w="1504"/>
        <w:gridCol w:w="1504"/>
        <w:gridCol w:w="1505"/>
        <w:gridCol w:w="1502"/>
      </w:tblGrid>
      <w:tr>
        <w:tblPrEx>
          <w:shd w:val="clear" w:color="auto" w:fill="ced7e7"/>
        </w:tblPrEx>
        <w:trPr>
          <w:trHeight w:val="292" w:hRule="atLeast"/>
        </w:trPr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Min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1st. Qu.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Median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Mean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3rd. Qu</w:t>
            </w:r>
          </w:p>
        </w:tc>
        <w:tc>
          <w:tcPr>
            <w:tcW w:type="dxa" w:w="1502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Max</w:t>
            </w:r>
          </w:p>
        </w:tc>
      </w:tr>
      <w:tr>
        <w:tblPrEx>
          <w:shd w:val="clear" w:color="auto" w:fill="ced7e7"/>
        </w:tblPrEx>
        <w:trPr>
          <w:trHeight w:val="292" w:hRule="atLeast"/>
        </w:trPr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0.0790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0.3650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0.5200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0.5431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0.6980</w:t>
            </w:r>
          </w:p>
        </w:tc>
        <w:tc>
          <w:tcPr>
            <w:tcW w:type="dxa" w:w="1502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1.00</w:t>
            </w:r>
          </w:p>
        </w:tc>
      </w:tr>
    </w:tbl>
    <w:p>
      <w:pPr>
        <w:pStyle w:val="Cuerpo A"/>
        <w:spacing w:line="480" w:lineRule="auto"/>
        <w:jc w:val="both"/>
      </w:pPr>
    </w:p>
    <w:p>
      <w:pPr>
        <w:pStyle w:val="Cuerpo A"/>
        <w:spacing w:line="24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Tabla 1: Descriptivos del DSI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Podemos observar que el DSI tiene un m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nimo de 0.0790, lo que significa que se trata de un distrito cuyas fronteras fueron casi completamente redibujadas y tiene muy pocas secciones de su distrito padre. El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ximo es 1 y se refiere a aquellos distritos que mantienen todas las secciones de su distrito padre, es decir, solamente se cambi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el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que los identifica sin alterar su composici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n de secciones. </w:t>
      </w:r>
    </w:p>
    <w:p>
      <w:pPr>
        <w:pStyle w:val="Cuerpo A"/>
        <w:spacing w:line="480" w:lineRule="auto"/>
        <w:jc w:val="both"/>
        <w:rPr>
          <w:ins w:id="68" w:date="2017-12-20T10:38:41 p. m.Z" w:author="Daniel Saavedra Lladó"/>
        </w:rPr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De la misma manera, la distribuci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n por cuartiles se encuentra en los valores del 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ndice de 0.3650, 0.5200 y 0.6980. La media se encuentra en 0.5431.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drawing>
          <wp:inline distT="0" distB="0" distL="0" distR="0">
            <wp:extent cx="3512721" cy="2727106"/>
            <wp:effectExtent l="0" t="0" r="0" b="0"/>
            <wp:docPr id="1073741825" name="officeArt object" descr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2.jpg" descr="image12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721" cy="2727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Gr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fica 1: Distribuci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por cuartil del DSI.</w:t>
      </w:r>
    </w:p>
    <w:p>
      <w:pPr>
        <w:pStyle w:val="Cuerpo A"/>
        <w:spacing w:line="480" w:lineRule="auto"/>
        <w:jc w:val="both"/>
      </w:pPr>
      <w:r>
        <w:drawing>
          <wp:inline distT="0" distB="0" distL="0" distR="0">
            <wp:extent cx="4162425" cy="3234055"/>
            <wp:effectExtent l="0" t="0" r="0" b="0"/>
            <wp:docPr id="1073741826" name="officeArt object" descr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6.jpg" descr="image6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34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Gr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fica 2: Histograma del DSI. En rojo los cuartiles y en azul la media.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s-ES_tradnl"/>
        </w:rPr>
        <w:t>Como ejemplo de un distrito que tiene un DSI cercano a 0, tenemos el distrito 13 de Nayarit, Santa Mar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del Oro con un DSI = 0.189. El distrito padre consiste en la peque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 parte central del distrito hijo que gan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muchas secciones en la parte este y sur.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1091</wp:posOffset>
            </wp:positionH>
            <wp:positionV relativeFrom="line">
              <wp:posOffset>244079</wp:posOffset>
            </wp:positionV>
            <wp:extent cx="2402960" cy="24029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nay13-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960" cy="2402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pacing w:line="480" w:lineRule="auto"/>
        <w:jc w:val="both"/>
        <w:rPr>
          <w:ins w:id="69" w:date="2017-12-20T9:45:58 p. m.Z" w:author="Daniel Saavedra Lladó"/>
        </w:rPr>
      </w:pPr>
    </w:p>
    <w:p>
      <w:pPr>
        <w:pStyle w:val="Cuerpo A"/>
        <w:spacing w:line="480" w:lineRule="auto"/>
        <w:jc w:val="both"/>
        <w:rPr>
          <w:ins w:id="70" w:date="2017-12-20T9:45:58 p. m.Z" w:author="Daniel Saavedra Lladó"/>
        </w:rPr>
      </w:pPr>
    </w:p>
    <w:p>
      <w:pPr>
        <w:pStyle w:val="Cuerpo A"/>
        <w:spacing w:line="480" w:lineRule="auto"/>
        <w:jc w:val="both"/>
        <w:rPr>
          <w:ins w:id="71" w:date="2017-12-20T9:45:58 p. m.Z" w:author="Daniel Saavedra Lladó"/>
        </w:rPr>
      </w:pPr>
    </w:p>
    <w:p>
      <w:pPr>
        <w:pStyle w:val="Cuerpo A"/>
        <w:spacing w:line="480" w:lineRule="auto"/>
        <w:jc w:val="both"/>
        <w:rPr>
          <w:ins w:id="72" w:date="2017-12-20T9:45:58 p. m.Z" w:author="Daniel Saavedra Lladó"/>
        </w:rPr>
      </w:pPr>
    </w:p>
    <w:p>
      <w:pPr>
        <w:pStyle w:val="Cuerpo A"/>
        <w:spacing w:line="480" w:lineRule="auto"/>
        <w:jc w:val="both"/>
        <w:rPr>
          <w:ins w:id="73" w:date="2017-12-20T9:45:58 p. m.Z" w:author="Daniel Saavedra Lladó"/>
        </w:rPr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Entre los distritos que se encuentran en el primer cuartil, est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el Distrito 14 de Nayarit, con cabecera en Xalisco. Este distrito tiene un DSI de 0.289. El distrito hijo (negro) cuenta con las secciones que formaban la porci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sur del distrito padre (rojo) y perdi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la parte norte.</w:t>
      </w:r>
      <w:r>
        <w:rPr>
          <w:rtl w:val="0"/>
          <w:lang w:val="es-ES_tradnl"/>
        </w:rPr>
        <w:t xml:space="preserve"> </w:t>
      </w:r>
      <w:r>
        <w:rPr>
          <w:rtl w:val="0"/>
          <w:lang w:val="en-US"/>
        </w:rPr>
        <w:t>Esto muestra que el nuevo distrito comparte una peque</w:t>
      </w:r>
      <w:r>
        <w:rPr>
          <w:rtl w:val="0"/>
          <w:lang w:val="en-US"/>
        </w:rPr>
        <w:t>ñ</w:t>
      </w:r>
      <w:r>
        <w:rPr>
          <w:rtl w:val="0"/>
          <w:lang w:val="en-US"/>
        </w:rPr>
        <w:t>a porci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del antiguo; por lo tanto, en una elecci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n, el candidato que buscar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reelegirse solo repetir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un peque</w:t>
      </w:r>
      <w:r>
        <w:rPr>
          <w:rtl w:val="0"/>
          <w:lang w:val="en-US"/>
        </w:rPr>
        <w:t>ñ</w:t>
      </w:r>
      <w:r>
        <w:rPr>
          <w:rtl w:val="0"/>
          <w:lang w:val="en-US"/>
        </w:rPr>
        <w:t>o porcentaje de su antiguo electorado, se perder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la ventaja que implica ser incumbent -y el conocimiento dentro del distrito-,</w:t>
      </w:r>
      <w:ins w:id="74" w:date="2017-12-20T10:12:03 p. m.Z" w:author="Daniel Saavedra Lladó">
        <w:r>
          <w:rPr>
            <w:rtl w:val="0"/>
            <w:lang w:val="es-ES_tradnl"/>
          </w:rPr>
          <w:t xml:space="preserve"> </w:t>
        </w:r>
      </w:ins>
      <w:del w:id="75" w:date="2017-12-20T10:12:02 p. m.Z" w:author="Daniel Saavedra Lladó">
        <w:r>
          <w:rPr>
            <w:rtl w:val="0"/>
            <w:lang w:val="en-US"/>
          </w:rPr>
          <w:delText xml:space="preserve">, </w:delText>
        </w:r>
      </w:del>
      <w:r>
        <w:rPr>
          <w:rtl w:val="0"/>
          <w:lang w:val="en-US"/>
        </w:rPr>
        <w:t>por lo que, se sugerir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que es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s probable la alternancia.</w:t>
      </w:r>
    </w:p>
    <w:p>
      <w:pPr>
        <w:pStyle w:val="Cuerpo A"/>
        <w:spacing w:line="480" w:lineRule="auto"/>
        <w:jc w:val="both"/>
      </w:pPr>
      <w:r>
        <w:drawing>
          <wp:inline distT="0" distB="0" distL="0" distR="0">
            <wp:extent cx="2668271" cy="2614930"/>
            <wp:effectExtent l="0" t="0" r="0" b="0"/>
            <wp:docPr id="1073741828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7.png" descr="image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1874"/>
                    <a:stretch>
                      <a:fillRect/>
                    </a:stretch>
                  </pic:blipFill>
                  <pic:spPr>
                    <a:xfrm>
                      <a:off x="0" y="0"/>
                      <a:ext cx="2668271" cy="2614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En el segundo cuartil se encuentra el distrito 7 de Nayarit con cabecera en Tepic, este nuevo distrito tiene un DSI de 0.418. Este distrito perdi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parte de la ciudad capital y la parte este del padre, ganando la parte norte del distrito.</w:t>
      </w:r>
      <w:r>
        <w:rPr>
          <w:rtl w:val="0"/>
          <w:lang w:val="es-ES_tradnl"/>
        </w:rPr>
        <w:t xml:space="preserve"> </w:t>
      </w:r>
      <w:r>
        <w:rPr>
          <w:rtl w:val="0"/>
          <w:lang w:val="en-US"/>
        </w:rPr>
        <w:t xml:space="preserve"> A pesar de que el porcentaje del nuevo distrito que comparte con el nuevo es mayor que en el mapa anterior, sigue siendo menos de la mitad; al igual que en el caso anterior, en una elecci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n, el candidato que buscar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la elecci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solo repetir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un peque</w:t>
      </w:r>
      <w:r>
        <w:rPr>
          <w:rtl w:val="0"/>
          <w:lang w:val="en-US"/>
        </w:rPr>
        <w:t>ñ</w:t>
      </w:r>
      <w:r>
        <w:rPr>
          <w:rtl w:val="0"/>
          <w:lang w:val="en-US"/>
        </w:rPr>
        <w:t>o porcentaje de su antiguo electorado, por lo que, en este caso tambi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 se podr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sugerir que es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s probable la alternancia.</w:t>
      </w:r>
    </w:p>
    <w:p>
      <w:pPr>
        <w:pStyle w:val="Cuerpo A"/>
        <w:spacing w:line="480" w:lineRule="auto"/>
        <w:jc w:val="both"/>
      </w:pPr>
      <w:r>
        <w:drawing>
          <wp:inline distT="0" distB="0" distL="0" distR="0">
            <wp:extent cx="2548255" cy="2548255"/>
            <wp:effectExtent l="0" t="0" r="0" b="0"/>
            <wp:docPr id="1073741829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8.png" descr="image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548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En el tercer cuartil encontramos al distrito 12 con cabecera en Tepic y un DSI de 0.622. Este distrito gan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la parte este y perdi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la parte oeste del distrito padre.</w:t>
      </w:r>
      <w:r>
        <w:rPr>
          <w:rtl w:val="0"/>
          <w:lang w:val="es-ES_tradnl"/>
        </w:rPr>
        <w:t xml:space="preserve"> </w:t>
      </w:r>
      <w:r>
        <w:rPr>
          <w:rtl w:val="0"/>
          <w:lang w:val="en-US"/>
        </w:rPr>
        <w:t xml:space="preserve"> En este caso, ya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s de la mitad del distrito es compartido por el viejo, por lo que, bajo nuestros supuestos, la probabilidad de alternancia se reduce.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drawing>
          <wp:inline distT="0" distB="0" distL="0" distR="0">
            <wp:extent cx="2690496" cy="2690496"/>
            <wp:effectExtent l="0" t="0" r="0" b="0"/>
            <wp:docPr id="1073741830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9.png" descr="image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6" cy="2690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 xml:space="preserve">En el 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ltimo cuartil tenemos al distrito 1 con cabecera en Acaponeta. Este distrito tiene un DSI de 0.77. Mantiene las fronteras del distrito padre y tiene una ganancia en la parte sur del nuevo distrito.</w:t>
      </w:r>
      <w:r>
        <w:rPr>
          <w:rtl w:val="0"/>
          <w:lang w:val="es-ES_tradnl"/>
        </w:rPr>
        <w:t xml:space="preserve"> </w:t>
      </w:r>
      <w:r>
        <w:rPr>
          <w:rtl w:val="0"/>
          <w:lang w:val="en-US"/>
        </w:rPr>
        <w:t xml:space="preserve"> A diferencia de los mapas anteriores, en este caso, el porcentaje del distrito viejo que cambi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con el nuevo es muy peque</w:t>
      </w:r>
      <w:r>
        <w:rPr>
          <w:rtl w:val="0"/>
          <w:lang w:val="en-US"/>
        </w:rPr>
        <w:t>ñ</w:t>
      </w:r>
      <w:r>
        <w:rPr>
          <w:rtl w:val="0"/>
          <w:lang w:val="en-US"/>
        </w:rPr>
        <w:t>o, por lo que, el electorado se comportar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b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sicamente como si fuese un incumbent y la probabilidad de reelecci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ser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 xml:space="preserve">a alta. 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drawing>
          <wp:inline distT="0" distB="0" distL="0" distR="0">
            <wp:extent cx="3081021" cy="3081021"/>
            <wp:effectExtent l="0" t="0" r="0" b="0"/>
            <wp:docPr id="1073741831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0.png" descr="image1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1" cy="3081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pacing w:line="480" w:lineRule="auto"/>
        <w:jc w:val="both"/>
        <w:rPr>
          <w:del w:id="76" w:date="2017-12-20T10:13:07 p. m.Z" w:author="Daniel Saavedra Lladó"/>
        </w:rPr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  <w:rPr>
          <w:del w:id="77" w:date="2017-12-20T9:52:58 p. m.Z" w:author="Daniel Saavedra Lladó"/>
        </w:rPr>
      </w:pPr>
      <w:r>
        <w:rPr>
          <w:rtl w:val="0"/>
          <w:lang w:val="es-ES_tradnl"/>
        </w:rPr>
        <w:t>Un distrito con DSI = 1 es el 33 de la Ciudad de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xico, que se encuentra en la Magdalena Contreras. Este distrito mantiene la misma configuraci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secciones que su distrito padre, as</w:t>
      </w:r>
      <w:r>
        <w:rPr>
          <w:rtl w:val="0"/>
          <w:lang w:val="es-ES_tradnl"/>
        </w:rPr>
        <w:t xml:space="preserve">í </w:t>
      </w:r>
      <w:r>
        <w:rPr>
          <w:rtl w:val="0"/>
          <w:lang w:val="es-ES_tradnl"/>
        </w:rPr>
        <w:t>como sus fronteras, pese a la reducci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40 a 33 distritos electorales locales consecuencia de la reforma del Distrito Federal aprobada en 2015 y la Constituci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para la Ciudad.</w:t>
      </w:r>
      <w:ins w:id="78" w:date="2017-12-20T10:14:07 p. m.Z" w:author="Daniel Saavedra Lladó">
        <w:r>
          <w:rPr>
            <w:rtl w:val="0"/>
            <w:lang w:val="es-ES_tradnl"/>
          </w:rPr>
          <w:t xml:space="preserve"> Se esperar</w:t>
        </w:r>
      </w:ins>
      <w:ins w:id="79" w:date="2017-12-20T10:14:07 p. m.Z" w:author="Daniel Saavedra Lladó">
        <w:r>
          <w:rPr>
            <w:rtl w:val="0"/>
            <w:lang w:val="es-ES_tradnl"/>
          </w:rPr>
          <w:t>í</w:t>
        </w:r>
      </w:ins>
      <w:ins w:id="80" w:date="2017-12-20T10:14:07 p. m.Z" w:author="Daniel Saavedra Lladó">
        <w:r>
          <w:rPr>
            <w:rtl w:val="0"/>
            <w:lang w:val="es-ES_tradnl"/>
          </w:rPr>
          <w:t>a que el diputado que ocupa la oficina resulte reelecto con facilidad, ya que</w:t>
        </w:r>
      </w:ins>
      <w:ins w:id="81" w:date="2017-12-20T10:14:07 p. m.Z" w:author="Daniel Saavedra Lladó">
        <w:r>
          <w:rPr>
            <w:rtl w:val="0"/>
            <w:lang w:val="es-ES_tradnl"/>
          </w:rPr>
          <w:t xml:space="preserve"> no cambian las secciones que integran su distrito.</w:t>
        </w:r>
      </w:ins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85089</wp:posOffset>
            </wp:positionH>
            <wp:positionV relativeFrom="line">
              <wp:posOffset>195571</wp:posOffset>
            </wp:positionV>
            <wp:extent cx="2573159" cy="2573159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f33-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159" cy="25731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ins w:id="82" w:date="2017-12-20T10:14:07 p. m.Z" w:author="Daniel Saavedra Lladó">
        <w:r>
          <w:rPr>
            <w:rtl w:val="0"/>
            <w:lang w:val="es-ES_tradnl"/>
          </w:rPr>
          <w:t xml:space="preserve">  </w:t>
        </w:r>
      </w:ins>
    </w:p>
    <w:p>
      <w:pPr>
        <w:pStyle w:val="Cuerpo A"/>
        <w:spacing w:line="480" w:lineRule="auto"/>
        <w:jc w:val="both"/>
        <w:rPr>
          <w:del w:id="83" w:date="2017-12-20T9:52:58 p. m.Z" w:author="Daniel Saavedra Lladó"/>
        </w:rPr>
      </w:pPr>
    </w:p>
    <w:p>
      <w:pPr>
        <w:pStyle w:val="Cuerpo A"/>
        <w:spacing w:line="480" w:lineRule="auto"/>
        <w:jc w:val="both"/>
        <w:rPr>
          <w:del w:id="84" w:date="2017-12-20T9:52:58 p. m.Z" w:author="Daniel Saavedra Lladó"/>
        </w:rPr>
      </w:pPr>
    </w:p>
    <w:p>
      <w:pPr>
        <w:pStyle w:val="Cuerpo A"/>
        <w:spacing w:line="480" w:lineRule="auto"/>
        <w:jc w:val="both"/>
        <w:rPr>
          <w:del w:id="85" w:date="2017-12-20T9:52:58 p. m.Z" w:author="Daniel Saavedra Lladó"/>
        </w:rPr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Con ayuda de una sencilla regresi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n, analizamos el impacto del criterio 8, que es usado para detener el proceso de redistritaci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al momento que los partidos pol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ticos llegan a un acuerdo, en el nivel del DSI.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 xml:space="preserve">En este modelo tenemos como variable dependiente al 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ndice DSI y como variable independiente a una dummy que vale 1 cuando se us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 xml:space="preserve">criterio 8 para detener el proceso. 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lm(formula = dsi ~ dcrit8, data = all)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Residuals: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 xml:space="preserve">     Min       1Q   Median       3Q      Max 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 xml:space="preserve">-0.47184 -0.17696 -0.03008  0.15392  0.48492 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Coefficients: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 xml:space="preserve">            Estimate Std. Error t value Pr(&gt;|t|)    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(Intercept)  0.51508    0.01980  26.020  &lt; 2e-16 ***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 xml:space="preserve">dcrit8       0.10475    0.03826   2.738  0.00679 ** 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---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Signif. codes:  0 '***' 0.001 '**' 0.01 '*' 0.05 '.' 0.1 ' ' 1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Residual standard error: 0.2291 on 181 degrees of freedom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Multiple R-squared:  0.03978,</w:t>
        <w:tab/>
        <w:t xml:space="preserve">Adjusted R-squared:  0.03447 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F-statistic: 7.498 on 1 and 181 DF,  p-value: 0.006792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  <w:rPr>
          <w:del w:id="86" w:date="2017-12-20T10:48:09 p. m.Z" w:author="Daniel Saavedra Lladó"/>
        </w:rPr>
      </w:pPr>
      <w:r>
        <w:rPr>
          <w:rtl w:val="0"/>
          <w:lang w:val="en-US"/>
        </w:rPr>
        <w:t>El coeficiente de la variable del criterio 8 es de 0.10475 y es significativo al 95%, por lo que cuando se usa el criterio 8 para detener el proceso de redistritaci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n, el 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ndice DSI aumenta en 10.475%. Es decir, los estados donde se us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criterio 8, mantienen un mapa que preserva la similitud entre los distritos padres e hijos a comparaci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de los estados donde se complet</w:t>
      </w:r>
      <w:r>
        <w:rPr>
          <w:rtl w:val="0"/>
          <w:lang w:val="en-US"/>
        </w:rPr>
        <w:t xml:space="preserve">ó </w:t>
      </w:r>
      <w:r>
        <w:rPr>
          <w:rtl w:val="0"/>
          <w:lang w:val="en-US"/>
        </w:rPr>
        <w:t>el proceso.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Referencias:</w:t>
      </w:r>
    </w:p>
    <w:p>
      <w:pPr>
        <w:pStyle w:val="Cuerpo A"/>
        <w:spacing w:line="480" w:lineRule="auto"/>
        <w:jc w:val="both"/>
      </w:pPr>
      <w:r>
        <w:rPr>
          <w:rtl w:val="0"/>
          <w:lang w:val="en-US"/>
        </w:rPr>
        <w:t>-Cox, Gary, Jonathan Katz, Elbridge Gerry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Salamander: The electoral consequences of the apportionment revolution, Cambridge University Press, 2004.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s-ES_tradnl"/>
        </w:rPr>
        <w:t>-</w:t>
      </w:r>
      <w:r>
        <w:rPr>
          <w:rtl w:val="0"/>
          <w:lang w:val="en-US"/>
        </w:rPr>
        <w:t>Liliana L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pez Levi; Distritaci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electoral en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xico: logros pasados y retos futuros; 2006; Departamento de Pol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tica y Cultura, UAM-Xochimilco</w:t>
      </w:r>
      <w:r>
        <w:rPr>
          <w:rtl w:val="0"/>
          <w:lang w:val="es-ES_tradnl"/>
        </w:rPr>
        <w:t xml:space="preserve"> 2006.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s-ES_tradnl"/>
        </w:rPr>
        <w:t>-Cain, Bruce, John Ferejohn, Morris Fiorina; The personal vote: constituency service and electoral independence, Harvard University Press, Cambridge, Massachussets, 1987.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>
        <w:rPr>
          <w:rtl w:val="0"/>
          <w:lang w:val="es-ES_tradnl"/>
        </w:rPr>
        <w:t>-Lujambio, Alonso, Horacio Vives, From Politics to Technicalities: Mexican Redistricting in Historical Perspective in Redistricting in Comparative Perspective, by Lisa Handley and Bernard Grofman, Oxford University Press, 2008.</w:t>
      </w: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</w:p>
    <w:p>
      <w:pPr>
        <w:pStyle w:val="Cuerpo A"/>
        <w:spacing w:line="480" w:lineRule="auto"/>
        <w:jc w:val="both"/>
      </w:pPr>
      <w:r/>
    </w:p>
    <w:sectPr>
      <w:headerReference w:type="default" r:id="rId12"/>
      <w:footerReference w:type="default" r:id="rId13"/>
      <w:pgSz w:w="11900" w:h="16840" w:orient="portrait"/>
      <w:pgMar w:top="1440" w:right="1440" w:bottom="1440" w:left="1440" w:header="0" w:footer="720"/>
      <w:pgNumType w:start="1"/>
      <w:bidi w:val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uerpo A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trackRevisions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Ninguno">
    <w:name w:val="Ninguno"/>
    <w:rPr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