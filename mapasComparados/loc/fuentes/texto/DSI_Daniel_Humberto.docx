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An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lisis de similitud distrital usando nivel secciones electorales locales.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por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Daniel Saavedra y Humberto Trejo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se entiende como la forma en que quienes ocupan puestos de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popular responden ante la ciuda</w:t>
      </w:r>
      <w:r>
        <w:rPr>
          <w:rStyle w:val="Ninguno"/>
          <w:sz w:val="24"/>
          <w:szCs w:val="24"/>
          <w:rtl w:val="0"/>
          <w:lang w:val="es-ES_tradnl"/>
        </w:rPr>
        <w:t>da</w:t>
      </w:r>
      <w:r>
        <w:rPr>
          <w:rStyle w:val="Ninguno"/>
          <w:sz w:val="24"/>
          <w:szCs w:val="24"/>
          <w:rtl w:val="0"/>
          <w:lang w:val="en-US"/>
        </w:rPr>
        <w:t>n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a,  articulando posiciones que promuevan y defiendan los intereses de sus representados.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premisa que subyace a una parte importante del estudio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es que las instituciones que definen sus detalles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los puestos en disputa, sus poderes relativos, las reglas para ocuparlos, entre otros </w:t>
      </w:r>
      <w:r>
        <w:rPr>
          <w:rStyle w:val="Ninguno"/>
          <w:sz w:val="24"/>
          <w:szCs w:val="24"/>
          <w:rtl w:val="0"/>
          <w:lang w:val="en-US"/>
        </w:rPr>
        <w:t xml:space="preserve">– </w:t>
      </w:r>
      <w:r>
        <w:rPr>
          <w:rStyle w:val="Ninguno"/>
          <w:sz w:val="24"/>
          <w:szCs w:val="24"/>
          <w:rtl w:val="0"/>
          <w:lang w:val="en-US"/>
        </w:rPr>
        <w:t xml:space="preserve">sientan los incentivos determinantes de la conducta de los representantes (Cain, Ferejohn y Fiorina 1987, Myerson 1995). Desde esta 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ptica, si cambian las instituciones, lo esperable es observar cambios subsecuentes en la conducta de los representates.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Esta nota retrata un cambio reciente e importante en las instituciones de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n: nuevos mapas. Elaboren el objeto de esta nota: evaluar c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mo cambiaron los mapas distritales de los estados y presentar una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stica para lograrlo.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actores a cargo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antes y ahora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ciudadana en manos de diputados se encuentra establecida desde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1824; sin embargo, fue hasta 1857 cuando se divide al territorio nacional en distritos electorales. Desde esta fecha hasta la 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cada de los 90 del siglo XX, los gobiernos locales eran los encargados de organizar las elecciones y dibujar las fronteras electorales. Desde 1857 hasta 1961 todos los diputados fueron elegidos bajo el principio de mayor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relativa en distritos uninominales, posteriormente se introdujo la representaci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proporcional. A partir de la creaci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en 1990 aparecieron los institutos electorales locales que se encargaron de estos procesos. (L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pez Levi 2006, Lujambio y Vives 2008)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2013 el Congreso de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aprob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reforma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tico-electoral.  Una de las cuestiones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importantes que abarc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fue la transformaci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IFE al INE. El INE, como organismo de car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cter nacional, absorbi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algunas facultades a los Organismos P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blicos Locales Electorales, antes Institutos electorales locales, entre ellas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todo el mapa electoral local. </w:t>
      </w:r>
      <w:r>
        <w:rPr>
          <w:rStyle w:val="Ninguno"/>
          <w:sz w:val="24"/>
          <w:szCs w:val="24"/>
          <w:rtl w:val="0"/>
          <w:lang w:val="es-ES_tradnl"/>
        </w:rPr>
        <w:t>En algunos casos se asum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a que los escenarios estaban sesgados y pod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a existir gerrymandering en favor del partido del gobernador, generalmente en medio de acusaciones de tener control sobre el instituto electoral local. Con esta reforma, un actor nacional remplaz</w:t>
      </w:r>
      <w:r>
        <w:rPr>
          <w:rStyle w:val="Ninguno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sz w:val="24"/>
          <w:szCs w:val="24"/>
          <w:rtl w:val="0"/>
          <w:lang w:val="es-ES_tradnl"/>
        </w:rPr>
        <w:t>a los actores estatales en el trazo del mapa.</w:t>
      </w:r>
      <w:r>
        <w:rPr>
          <w:rStyle w:val="Ninguno"/>
          <w:sz w:val="24"/>
          <w:szCs w:val="24"/>
          <w:rtl w:val="0"/>
          <w:lang w:val="en-US"/>
        </w:rPr>
        <w:t xml:space="preserve"> El INE realiz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este proceso para los 31 estados y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 a partir del  2014.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Los criterios de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</w:t>
      </w:r>
      <w:r>
        <w:rPr>
          <w:rStyle w:val="Ninguno"/>
          <w:sz w:val="24"/>
          <w:szCs w:val="24"/>
          <w:rtl w:val="0"/>
          <w:lang w:val="es-ES_tradnl"/>
        </w:rPr>
        <w:t>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El proceso de redistri</w:t>
      </w:r>
      <w:r>
        <w:rPr>
          <w:rStyle w:val="Ninguno"/>
          <w:sz w:val="24"/>
          <w:szCs w:val="24"/>
          <w:rtl w:val="0"/>
          <w:lang w:val="es-ES_tradnl"/>
        </w:rPr>
        <w:t>ta</w:t>
      </w:r>
      <w:r>
        <w:rPr>
          <w:rStyle w:val="Ninguno"/>
          <w:sz w:val="24"/>
          <w:szCs w:val="24"/>
          <w:rtl w:val="0"/>
          <w:lang w:val="es-ES_tradnl"/>
        </w:rPr>
        <w:t>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consiste en 3 etapas. En la primera, el INE present</w:t>
      </w:r>
      <w:r>
        <w:rPr>
          <w:rStyle w:val="Ninguno"/>
          <w:sz w:val="24"/>
          <w:szCs w:val="24"/>
          <w:rtl w:val="0"/>
          <w:lang w:val="es-ES_tradnl"/>
        </w:rPr>
        <w:t xml:space="preserve">ó </w:t>
      </w:r>
      <w:r>
        <w:rPr>
          <w:rStyle w:val="Ninguno"/>
          <w:sz w:val="24"/>
          <w:szCs w:val="24"/>
          <w:rtl w:val="0"/>
          <w:lang w:val="es-ES_tradnl"/>
        </w:rPr>
        <w:t>a los representantes de los partidos un mapa llamado primer escenario y se hacen observaciones por parte de los partidos. Estas observaciones pueden no tomarse en cuenta en la siguiente etapa o segundo escenario. Este proceso se repite hasta llegar al tercer escenario que vota el Consejo General.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  <w:lang w:val="es-ES_tradnl"/>
        </w:rPr>
      </w:pPr>
      <w:r>
        <w:rPr>
          <w:rStyle w:val="Ninguno"/>
          <w:sz w:val="24"/>
          <w:szCs w:val="24"/>
          <w:rtl w:val="0"/>
          <w:lang w:val="es-ES_tradnl"/>
        </w:rPr>
        <w:t>Para elaborar el mapa, se utiliza una funci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costo que se busca minimizar. En esta funci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se considera la equidad poblacional, integridad municipal, minimizaci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tiempos de traslado, compacidad del distrito (formas regulares), no cruzar fronteras estatales, respetar comunidades ind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 xml:space="preserve">genas, que los distritos sean exhaustivos y mutuamente excluyentes.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s-ES_tradnl"/>
        </w:rPr>
        <w:t xml:space="preserve">El proceso puede pararse cuando los partidos llegan a un acuerdo sobre el mapa, a pesar de que el costo de este arreglo sea mayor al propuesto. </w:t>
      </w:r>
      <w:r>
        <w:rPr>
          <w:rStyle w:val="Ninguno"/>
          <w:sz w:val="24"/>
          <w:szCs w:val="24"/>
          <w:rtl w:val="0"/>
          <w:lang w:val="en-US"/>
        </w:rPr>
        <w:t xml:space="preserve">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Al elaborar un nuevo mapa distrital, los actores involucrados en el proceso persiguen objetivos 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ltiples, a menudo velados e inevitablemente contradictorios entre s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. Partimos de la premisa que la mudanza de actores locales por actores nacionales en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de manera sustancial la gama de intereses que reflejan los mapas. Los distritos de cada estado que hered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INE variaban enormemente unos de otros. Pero todos, sin excepci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compart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an el atributo de haber sido dibujados, en su momento, por los institutos electorales locales o los congresos de los estados. Y, si bien los partidos estatales intervinieron en el proceso, los mapas nuevos los traz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el actor nacional.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texto, usaremos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similitud distrital de Cox y Katz (DSI por sus siglas en ingl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s) como herramienta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stica para comparar mapas. </w:t>
      </w:r>
      <w:r>
        <w:rPr>
          <w:rStyle w:val="Ninguno"/>
          <w:sz w:val="24"/>
          <w:szCs w:val="24"/>
          <w:rtl w:val="0"/>
          <w:lang w:val="es-ES_tradnl"/>
        </w:rPr>
        <w:t>Este estad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stico nos sirve para poder comparar qu</w:t>
      </w:r>
      <w:r>
        <w:rPr>
          <w:rStyle w:val="Ninguno"/>
          <w:sz w:val="24"/>
          <w:szCs w:val="24"/>
          <w:rtl w:val="0"/>
          <w:lang w:val="es-ES_tradnl"/>
        </w:rPr>
        <w:t xml:space="preserve">é </w:t>
      </w:r>
      <w:r>
        <w:rPr>
          <w:rStyle w:val="Ninguno"/>
          <w:sz w:val="24"/>
          <w:szCs w:val="24"/>
          <w:rtl w:val="0"/>
          <w:lang w:val="es-ES_tradnl"/>
        </w:rPr>
        <w:t>tanto cambiaron los distritos en cuesti</w:t>
      </w:r>
      <w:r>
        <w:rPr>
          <w:rStyle w:val="Ninguno"/>
          <w:sz w:val="24"/>
          <w:szCs w:val="24"/>
          <w:rtl w:val="0"/>
          <w:lang w:val="es-ES_tradnl"/>
        </w:rPr>
        <w:t>ó</w:t>
      </w:r>
      <w:r>
        <w:rPr>
          <w:rStyle w:val="Ninguno"/>
          <w:sz w:val="24"/>
          <w:szCs w:val="24"/>
          <w:rtl w:val="0"/>
          <w:lang w:val="es-ES_tradnl"/>
        </w:rPr>
        <w:t>n de las secciones que ganan o pierden respecto a los distritos padres.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Para obtener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ndice, sobreponemos el mapa viejo y el nuevo en aras de identificar al "padre" de cada distrito. El padre es aquel distrito del mapa viejo que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secciones contribuy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para integrar a un distrito nuevo.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se calcul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mediante la siguiente f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rmula: </w:t>
      </w:r>
    </w:p>
    <w:p>
      <w:pPr>
        <w:pStyle w:val="Cuerpo A"/>
        <w:shd w:val="clear" w:color="auto" w:fill="ffffff"/>
        <w:spacing w:line="480" w:lineRule="auto"/>
        <w:jc w:val="center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DSI=C/(P+N-C)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donde C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electorales que comparten ambos distritos, P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padre y N es 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de secciones del distrito hijo. Esta es una adaptaci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los autores citados, ya que lo calculamos a partir de la proporci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las secciones electorales comunes entre los distritos padre e hijo, a diferencia de la versi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original donde se considera la poblaci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com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 xml:space="preserve">n entre los distritos. Este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toma el valor de 1 cuando el distrito hijo comparte la totalidad de las secciones que integraban al distrito padre, es decir, son id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nticos y muchas veces se trata de un cambio de nombre o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 xml:space="preserve">mero para identificar al distrito. El valor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es menor al reducirse la similitud entre distritos padres e hijos. Un valor de 0 indicar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hay nula similitud</w:t>
      </w:r>
      <w:r>
        <w:rPr>
          <w:rStyle w:val="Ninguno"/>
          <w:sz w:val="24"/>
          <w:szCs w:val="24"/>
          <w:rtl w:val="0"/>
          <w:lang w:val="es-ES_tradnl"/>
        </w:rPr>
        <w:t xml:space="preserve"> entre distrito padre e hijo</w:t>
      </w:r>
      <w:r>
        <w:rPr>
          <w:rStyle w:val="Ninguno"/>
          <w:sz w:val="24"/>
          <w:szCs w:val="24"/>
          <w:rtl w:val="0"/>
          <w:lang w:val="en-US"/>
        </w:rPr>
        <w:t>, pero por con</w:t>
      </w:r>
      <w:r>
        <w:rPr>
          <w:rStyle w:val="Ninguno"/>
          <w:sz w:val="24"/>
          <w:szCs w:val="24"/>
          <w:rtl w:val="0"/>
          <w:lang w:val="es-ES_tradnl"/>
        </w:rPr>
        <w:t>s</w:t>
      </w:r>
      <w:r>
        <w:rPr>
          <w:rStyle w:val="Ninguno"/>
          <w:sz w:val="24"/>
          <w:szCs w:val="24"/>
          <w:rtl w:val="0"/>
          <w:lang w:val="en-US"/>
        </w:rPr>
        <w:t>trucci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 nunca se alcanza.  </w:t>
      </w:r>
      <w:r>
        <w:rPr>
          <w:rStyle w:val="Ninguno"/>
          <w:sz w:val="24"/>
          <w:szCs w:val="24"/>
          <w:rtl w:val="0"/>
          <w:lang w:val="es-ES_tradnl"/>
        </w:rPr>
        <w:t>Podemos observar que el distrito 6 de Baja California con cabecera en Tecate tiene un DSI de 0.111. Este distrito solo comparte algunas secciones en la parte oeste que pertenecieron al distrito padre, y el distrito hijo est</w:t>
      </w:r>
      <w:r>
        <w:rPr>
          <w:rStyle w:val="Ninguno"/>
          <w:sz w:val="24"/>
          <w:szCs w:val="24"/>
          <w:rtl w:val="0"/>
          <w:lang w:val="es-ES_tradnl"/>
        </w:rPr>
        <w:t xml:space="preserve">á </w:t>
      </w:r>
      <w:r>
        <w:rPr>
          <w:rStyle w:val="Ninguno"/>
          <w:sz w:val="24"/>
          <w:szCs w:val="24"/>
          <w:rtl w:val="0"/>
          <w:lang w:val="es-ES_tradnl"/>
        </w:rPr>
        <w:t>formado por nuevas secciones en su mayor</w:t>
      </w:r>
      <w:r>
        <w:rPr>
          <w:rStyle w:val="Ninguno"/>
          <w:sz w:val="24"/>
          <w:szCs w:val="24"/>
          <w:rtl w:val="0"/>
          <w:lang w:val="es-ES_tradnl"/>
        </w:rPr>
        <w:t>í</w:t>
      </w:r>
      <w:r>
        <w:rPr>
          <w:rStyle w:val="Ninguno"/>
          <w:sz w:val="24"/>
          <w:szCs w:val="24"/>
          <w:rtl w:val="0"/>
          <w:lang w:val="es-ES_tradnl"/>
        </w:rPr>
        <w:t>a.</w:t>
      </w:r>
      <w:r>
        <w:rPr>
          <w:rStyle w:val="Ninguno"/>
          <w:sz w:val="24"/>
          <w:szCs w:val="24"/>
          <w:lang w:val="en-U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447021</wp:posOffset>
            </wp:positionV>
            <wp:extent cx="3176132" cy="31761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c6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c6-2.png" descr="bc6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132" cy="31761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La informaci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los distritos padres se obtuvo a partir de los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ltimos mapas electorales utilizados en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congreso local previa 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hecha por el actor nacional a partir de 2014. Usamos el reporte de votos a nivel casilla para determinar a qu</w:t>
      </w:r>
      <w:r>
        <w:rPr>
          <w:rStyle w:val="Ninguno"/>
          <w:sz w:val="24"/>
          <w:szCs w:val="24"/>
          <w:rtl w:val="0"/>
          <w:lang w:val="en-US"/>
        </w:rPr>
        <w:t xml:space="preserve">é </w:t>
      </w:r>
      <w:r>
        <w:rPr>
          <w:rStyle w:val="Ninguno"/>
          <w:sz w:val="24"/>
          <w:szCs w:val="24"/>
          <w:rtl w:val="0"/>
          <w:lang w:val="en-US"/>
        </w:rPr>
        <w:t>distrito sol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pertenecer cada secci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del estado. Las secciones que integran los distritos nuevos se obtuvo de los mapas generados y aprobados por el Consejo General del INE.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Obtuvimos los estad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sticos descriptivos del DSI para la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local. </w:t>
      </w:r>
    </w:p>
    <w:tbl>
      <w:tblPr>
        <w:tblW w:w="9022" w:type="dxa"/>
        <w:jc w:val="left"/>
        <w:tblInd w:w="325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04"/>
        <w:gridCol w:w="1504"/>
        <w:gridCol w:w="1504"/>
        <w:gridCol w:w="1504"/>
        <w:gridCol w:w="1505"/>
        <w:gridCol w:w="1501"/>
      </w:tblGrid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Min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1st. Qu.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Median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Mean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3rd. Qu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Max</w:t>
            </w:r>
          </w:p>
        </w:tc>
      </w:tr>
      <w:tr>
        <w:tblPrEx>
          <w:shd w:val="clear" w:color="auto" w:fill="ced7e7"/>
        </w:tblPrEx>
        <w:trPr>
          <w:trHeight w:val="332" w:hRule="atLeast"/>
        </w:trPr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0.0790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0.3650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0.5200</w:t>
            </w:r>
          </w:p>
        </w:tc>
        <w:tc>
          <w:tcPr>
            <w:tcW w:type="dxa" w:w="1504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0.5431</w:t>
            </w:r>
          </w:p>
        </w:tc>
        <w:tc>
          <w:tcPr>
            <w:tcW w:type="dxa" w:w="1505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0.6980</w:t>
            </w:r>
          </w:p>
        </w:tc>
        <w:tc>
          <w:tcPr>
            <w:tcW w:type="dxa" w:w="1501"/>
            <w:tcBorders>
              <w:top w:val="single" w:color="000001" w:sz="8" w:space="0" w:shadow="0" w:frame="0"/>
              <w:left w:val="single" w:color="000001" w:sz="8" w:space="0" w:shadow="0" w:frame="0"/>
              <w:bottom w:val="single" w:color="000001" w:sz="8" w:space="0" w:shadow="0" w:frame="0"/>
              <w:right w:val="single" w:color="000001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 A"/>
              <w:shd w:val="clear" w:color="auto" w:fill="ffffff"/>
              <w:spacing w:line="480" w:lineRule="auto"/>
              <w:jc w:val="both"/>
            </w:pPr>
            <w:r>
              <w:rPr>
                <w:rStyle w:val="Ninguno"/>
                <w:sz w:val="24"/>
                <w:szCs w:val="24"/>
                <w:rtl w:val="0"/>
                <w:lang w:val="en-US"/>
              </w:rPr>
              <w:t>1.00</w:t>
            </w:r>
          </w:p>
        </w:tc>
      </w:tr>
    </w:tbl>
    <w:p>
      <w:pPr>
        <w:pStyle w:val="Cuerpo A"/>
        <w:widowControl w:val="0"/>
        <w:shd w:val="clear" w:color="auto" w:fill="ffffff"/>
        <w:spacing w:line="240" w:lineRule="auto"/>
        <w:ind w:left="217" w:hanging="217"/>
        <w:rPr>
          <w:rStyle w:val="Ninguno"/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09" w:hanging="109"/>
        <w:rPr>
          <w:sz w:val="24"/>
          <w:szCs w:val="24"/>
        </w:rPr>
      </w:pPr>
    </w:p>
    <w:p>
      <w:pPr>
        <w:pStyle w:val="Cuerpo A"/>
        <w:widowControl w:val="0"/>
        <w:shd w:val="clear" w:color="auto" w:fill="ffffff"/>
        <w:spacing w:line="480" w:lineRule="auto"/>
        <w:ind w:left="1" w:hanging="1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Tabla 1: Descriptivos del DSI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Podemos observar que el DSI tiene un m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nimo de 0.0790, lo que significa que se trata de un distrito cuyas fronteras fueron casi completamente redibujadas y tiene muy pocas secciones de su distrito padre. El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ximo es 1 y se refiere a aquellos distritos que mantienen todas las secciones de su distrito padre, es decir, solamente se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n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mero que los identifica sin alterar su composici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de secciones.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De la misma manera, la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 por cuartiles se encuentra en los valores del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de 0.3650, 0.5200 y 0.6980. La media se encuentra en 0.5431.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3512821" cy="2726690"/>
            <wp:effectExtent l="0" t="0" r="0" b="0"/>
            <wp:docPr id="1073741826" name="officeArt object" descr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2.jpg" descr="image12.jp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2726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1: Distribuci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por cuartil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4162425" cy="3234055"/>
            <wp:effectExtent l="0" t="0" r="0" b="0"/>
            <wp:docPr id="1073741827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6.jpg" descr="image6.jp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34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Gr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fica 2: Histograma del DSI. En rojo los cuartiles y en azul la media.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Como ejemplo de un distrito que tiene un DSI cercano a 0, tenemos el distrito 13 de Nayarit, Santa Mar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del Oro con un DSI = 0.189. S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lo 18.9 por ciento del total de secciones que conjuga la uni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distrito 13 con su padre son comunes a ambas</w:t>
      </w:r>
      <w:r>
        <w:rPr>
          <w:rStyle w:val="Ninguno"/>
          <w:sz w:val="24"/>
          <w:szCs w:val="24"/>
          <w:rtl w:val="0"/>
          <w:lang w:val="es-ES_tradnl"/>
        </w:rPr>
        <w:t>, el distrito hijo conserva las secciones 398 a 410 del distrito padre (8) y gana las secciones 239 a 256, 411 a 434 y 866 a 878.</w:t>
      </w:r>
      <w:r>
        <w:rPr>
          <w:rStyle w:val="Ninguno"/>
          <w:sz w:val="24"/>
          <w:szCs w:val="24"/>
          <w:rtl w:val="0"/>
          <w:lang w:val="en-US"/>
        </w:rPr>
        <w:t xml:space="preserve"> El distrito padre consiste en la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parte central del distrito hijo que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muchas secciones en la parte este y sur.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915668</wp:posOffset>
            </wp:positionH>
            <wp:positionV relativeFrom="line">
              <wp:posOffset>0</wp:posOffset>
            </wp:positionV>
            <wp:extent cx="2521487" cy="25214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487" cy="2521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Entre los distritos que se encuentran en el primer cuartil, est</w:t>
      </w:r>
      <w:r>
        <w:rPr>
          <w:rStyle w:val="Ninguno"/>
          <w:sz w:val="24"/>
          <w:szCs w:val="24"/>
          <w:rtl w:val="0"/>
          <w:lang w:val="en-US"/>
        </w:rPr>
        <w:t xml:space="preserve">á </w:t>
      </w:r>
      <w:r>
        <w:rPr>
          <w:rStyle w:val="Ninguno"/>
          <w:sz w:val="24"/>
          <w:szCs w:val="24"/>
          <w:rtl w:val="0"/>
          <w:lang w:val="en-US"/>
        </w:rPr>
        <w:t>el Distrito 14 de Nayarit, con cabecera en Xalisco. Este distrito tiene un DSI de 0.289. El distrito hijo (negro) cuenta con las secciones que formaban la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sur del distrito padre (rojo)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norte. Esto muestra que el nuevo distrito comparte una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a porci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del antiguo; por lo tanto,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reelegirse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se perder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ventaja que implica ser incumbent -y el conocimiento dentro del distrito-, por lo que, se sugerir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2668273" cy="2614930"/>
            <wp:effectExtent l="0" t="0" r="0" b="0"/>
            <wp:docPr id="1073741829" name="officeArt object" descr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.png" descr="image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0" r="0" b="1874"/>
                    <a:stretch>
                      <a:fillRect/>
                    </a:stretch>
                  </pic:blipFill>
                  <pic:spPr>
                    <a:xfrm>
                      <a:off x="0" y="0"/>
                      <a:ext cx="2668273" cy="2614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segundo cuartil se encuentra el distrito 7 de Nayarit con cabecera en Tepic, este nuevo distrito tiene un DSI de 0.418. Este distrito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parte de la ciudad capital y la parte este del padre, ganando la parte norte del distrito.  A pesar de que el porcentaje del nuevo distrito que comparte con el nuevo es mayor que en el mapa anterior, sigue siendo menos de la mitad; al igual que en el caso anterior, en una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el candidato que buscar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la 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solo repetir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un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 porcentaje de su antiguo electorado, por lo que, en este caso tambi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n se podr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sugerir que es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probable la alternancia.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2548255" cy="2548255"/>
            <wp:effectExtent l="0" t="0" r="0" b="0"/>
            <wp:docPr id="1073741830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8.png" descr="image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548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En el tercer cuartil encontramos al distrito 12 con cabecera en Tepic y un DSI de 0.622. Este distrito gan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este y perdi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la parte oeste del distrito padre.  En este caso, ya m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 de la mitad del distrito es compartido por el viejo, por lo que, bajo nuestros supuestos, la probabilidad de alternancia se reduce.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2690498" cy="2690498"/>
            <wp:effectExtent l="0" t="0" r="0" b="0"/>
            <wp:docPr id="1073741831" name="officeArt object" descr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ng" descr="image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498" cy="2690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el </w:t>
      </w:r>
      <w:r>
        <w:rPr>
          <w:rStyle w:val="Ninguno"/>
          <w:sz w:val="24"/>
          <w:szCs w:val="24"/>
          <w:rtl w:val="0"/>
          <w:lang w:val="en-US"/>
        </w:rPr>
        <w:t>ú</w:t>
      </w:r>
      <w:r>
        <w:rPr>
          <w:rStyle w:val="Ninguno"/>
          <w:sz w:val="24"/>
          <w:szCs w:val="24"/>
          <w:rtl w:val="0"/>
          <w:lang w:val="en-US"/>
        </w:rPr>
        <w:t>ltimo cuartil tenemos al distrito 1 con cabecera en Acaponeta. Este distrito tiene un DSI de 0.77. Mantiene las fronteras del distrito padre y tiene una ganancia en la parte sur del nuevo distrito.  A diferencia de los mapas anteriores, en este caso, el porcentaje del distrito viejo que cambi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con el nuevo es muy peque</w:t>
      </w:r>
      <w:r>
        <w:rPr>
          <w:rStyle w:val="Ninguno"/>
          <w:sz w:val="24"/>
          <w:szCs w:val="24"/>
          <w:rtl w:val="0"/>
          <w:lang w:val="en-US"/>
        </w:rPr>
        <w:t>ñ</w:t>
      </w:r>
      <w:r>
        <w:rPr>
          <w:rStyle w:val="Ninguno"/>
          <w:sz w:val="24"/>
          <w:szCs w:val="24"/>
          <w:rtl w:val="0"/>
          <w:lang w:val="en-US"/>
        </w:rPr>
        <w:t>o, por lo que, el electorado se comportar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b</w:t>
      </w:r>
      <w:r>
        <w:rPr>
          <w:rStyle w:val="Ninguno"/>
          <w:sz w:val="24"/>
          <w:szCs w:val="24"/>
          <w:rtl w:val="0"/>
          <w:lang w:val="en-US"/>
        </w:rPr>
        <w:t>á</w:t>
      </w:r>
      <w:r>
        <w:rPr>
          <w:rStyle w:val="Ninguno"/>
          <w:sz w:val="24"/>
          <w:szCs w:val="24"/>
          <w:rtl w:val="0"/>
          <w:lang w:val="en-US"/>
        </w:rPr>
        <w:t>sicamente como si fuese un incumbent y la probabilidad de reelecci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ser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 xml:space="preserve">a alta.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</w:rPr>
        <w:drawing>
          <wp:inline distT="0" distB="0" distL="0" distR="0">
            <wp:extent cx="3081023" cy="3081023"/>
            <wp:effectExtent l="0" t="0" r="0" b="0"/>
            <wp:docPr id="1073741832" name="officeArt object" descr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0.png" descr="image1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023" cy="3081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Un distrito con DSI = 1 es el 33 de la Ciudad de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xico, que se encuentra en la Magdalena Contreras. Este distrito mantiene la misma configuraci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secciones que su distrito padre, as</w:t>
      </w:r>
      <w:r>
        <w:rPr>
          <w:rStyle w:val="Ninguno"/>
          <w:sz w:val="24"/>
          <w:szCs w:val="24"/>
          <w:rtl w:val="0"/>
          <w:lang w:val="en-US"/>
        </w:rPr>
        <w:t xml:space="preserve">í </w:t>
      </w:r>
      <w:r>
        <w:rPr>
          <w:rStyle w:val="Ninguno"/>
          <w:sz w:val="24"/>
          <w:szCs w:val="24"/>
          <w:rtl w:val="0"/>
          <w:lang w:val="en-US"/>
        </w:rPr>
        <w:t>como sus fronteras, pese a la reducci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40 a 33 distritos electorales locales consecuencia de la reforma del Distrito Federal aprobada en 2015 y la Constituci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para la Ciudad. Se esperar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a que el diputado que ocupa la oficina resulte reelecto con facilidad, ya que no cambian las secciones que integran su distrito.</w:t>
      </w:r>
      <w:r>
        <w:rPr>
          <w:rStyle w:val="Ninguno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999490</wp:posOffset>
            </wp:positionH>
            <wp:positionV relativeFrom="line">
              <wp:posOffset>195580</wp:posOffset>
            </wp:positionV>
            <wp:extent cx="2573020" cy="2573020"/>
            <wp:effectExtent l="0" t="0" r="0" b="0"/>
            <wp:wrapTopAndBottom distT="152400" distB="152400"/>
            <wp:docPr id="1073741833" name="officeArt object" descr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 descr="image8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573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inguno"/>
          <w:sz w:val="24"/>
          <w:szCs w:val="24"/>
          <w:rtl w:val="0"/>
          <w:lang w:val="en-US"/>
        </w:rPr>
        <w:t xml:space="preserve">  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Con ayuda de una sencilla regresi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n, analizamos el impacto del criterio 8, que es usado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al momento que los partidos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ticos llegan a un acuerdo, en el nivel del DSI.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En este modelo tenemos como variable dependiente al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y como variable independiente a una dummy que vale 1 cuando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 xml:space="preserve">criterio 8 para detener el proceso.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lm(formula = dsi ~ dcrit8, data = all)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Min       1Q   Median       3Q      Max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-0.47184 -0.17696 -0.03008  0.15392  0.48492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Coefficients: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            Estimate Std. Error t value Pr(&gt;|t|)   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(Intercept)  0.51508    0.01980  26.020  &lt; 2e-16 ***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 xml:space="preserve">dcrit8       0.10475    0.03826   2.738  0.00679 **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---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Signif. codes:  0 '***' 0.001 '**' 0.01 '*' 0.05 '.' 0.1 ' ' 1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Residual standard error: 0.2291 on 181 degrees of freedom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Multiple R-squared:  0.03978,</w:t>
        <w:tab/>
        <w:t xml:space="preserve">Adjusted R-squared:  0.03447 </w:t>
      </w: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F-statistic: 7.498 on 1 and 181 DF,  p-value: 0.006792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El coeficiente de la variable del criterio 8 es de 0.10475 y es significativo al 95%, por lo que cuando se usa el criterio 8 para detener el proceso de redistritaci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 xml:space="preserve">n, el 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ndice DSI aumenta en 10.475%. Es decir, los estados donde se us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criterio 8, mantienen un mapa que preserva la similitud entre los distritos padres e hijos a comparaci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de los estados donde se complet</w:t>
      </w:r>
      <w:r>
        <w:rPr>
          <w:rStyle w:val="Ninguno"/>
          <w:sz w:val="24"/>
          <w:szCs w:val="24"/>
          <w:rtl w:val="0"/>
          <w:lang w:val="en-US"/>
        </w:rPr>
        <w:t xml:space="preserve">ó </w:t>
      </w:r>
      <w:r>
        <w:rPr>
          <w:rStyle w:val="Ninguno"/>
          <w:sz w:val="24"/>
          <w:szCs w:val="24"/>
          <w:rtl w:val="0"/>
          <w:lang w:val="en-US"/>
        </w:rPr>
        <w:t>el proceso.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Referencias:</w:t>
      </w:r>
    </w:p>
    <w:p>
      <w:pPr>
        <w:pStyle w:val="Cuerpo A"/>
        <w:shd w:val="clear" w:color="auto" w:fill="ffffff"/>
        <w:spacing w:line="480" w:lineRule="auto"/>
        <w:jc w:val="both"/>
        <w:rPr>
          <w:del w:id="0" w:date="2018-01-04T7:23:17 p. m.Z" w:author="Daniel Saavedra Lladó"/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-Cox, Gary, Jonathan Katz, Elbridge Gerry</w:t>
      </w:r>
      <w:r>
        <w:rPr>
          <w:rStyle w:val="Ninguno"/>
          <w:sz w:val="24"/>
          <w:szCs w:val="24"/>
          <w:rtl w:val="0"/>
          <w:lang w:val="en-US"/>
        </w:rPr>
        <w:t>’</w:t>
      </w:r>
      <w:r>
        <w:rPr>
          <w:rStyle w:val="Ninguno"/>
          <w:sz w:val="24"/>
          <w:szCs w:val="24"/>
          <w:rtl w:val="0"/>
          <w:lang w:val="en-US"/>
        </w:rPr>
        <w:t>s Salamander: The electoral consequences of the apportionment revolution, Cambridge University Press, 2004.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-Liliana L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pez Levi; Distritaci</w:t>
      </w:r>
      <w:r>
        <w:rPr>
          <w:rStyle w:val="Ninguno"/>
          <w:sz w:val="24"/>
          <w:szCs w:val="24"/>
          <w:rtl w:val="0"/>
          <w:lang w:val="en-US"/>
        </w:rPr>
        <w:t>ó</w:t>
      </w:r>
      <w:r>
        <w:rPr>
          <w:rStyle w:val="Ninguno"/>
          <w:sz w:val="24"/>
          <w:szCs w:val="24"/>
          <w:rtl w:val="0"/>
          <w:lang w:val="en-US"/>
        </w:rPr>
        <w:t>n electoral en M</w:t>
      </w:r>
      <w:r>
        <w:rPr>
          <w:rStyle w:val="Ninguno"/>
          <w:sz w:val="24"/>
          <w:szCs w:val="24"/>
          <w:rtl w:val="0"/>
          <w:lang w:val="en-US"/>
        </w:rPr>
        <w:t>é</w:t>
      </w:r>
      <w:r>
        <w:rPr>
          <w:rStyle w:val="Ninguno"/>
          <w:sz w:val="24"/>
          <w:szCs w:val="24"/>
          <w:rtl w:val="0"/>
          <w:lang w:val="en-US"/>
        </w:rPr>
        <w:t>xico: logros pasados y retos futuros; 2006; Departamento de Pol</w:t>
      </w:r>
      <w:r>
        <w:rPr>
          <w:rStyle w:val="Ninguno"/>
          <w:sz w:val="24"/>
          <w:szCs w:val="24"/>
          <w:rtl w:val="0"/>
          <w:lang w:val="en-US"/>
        </w:rPr>
        <w:t>í</w:t>
      </w:r>
      <w:r>
        <w:rPr>
          <w:rStyle w:val="Ninguno"/>
          <w:sz w:val="24"/>
          <w:szCs w:val="24"/>
          <w:rtl w:val="0"/>
          <w:lang w:val="en-US"/>
        </w:rPr>
        <w:t>tica y Cultura, UAM-Xochimilco 2006.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-Cain, Bruce, John Ferejohn, Morris Fiorina; The personal vote: constituency service and electoral independence, Harvard University Press, Cambridge, Massachussets, 1987.</w:t>
      </w:r>
    </w:p>
    <w:p>
      <w:pPr>
        <w:pStyle w:val="Cuerpo A"/>
        <w:shd w:val="clear" w:color="auto" w:fill="ffffff"/>
        <w:spacing w:line="480" w:lineRule="auto"/>
        <w:jc w:val="both"/>
        <w:rPr>
          <w:sz w:val="24"/>
          <w:szCs w:val="24"/>
        </w:rPr>
      </w:pPr>
    </w:p>
    <w:p>
      <w:pPr>
        <w:pStyle w:val="Cuerpo A"/>
        <w:shd w:val="clear" w:color="auto" w:fill="ffffff"/>
        <w:spacing w:line="480" w:lineRule="auto"/>
        <w:jc w:val="both"/>
        <w:rPr>
          <w:rStyle w:val="Ninguno"/>
          <w:sz w:val="24"/>
          <w:szCs w:val="24"/>
        </w:rPr>
      </w:pPr>
      <w:r>
        <w:rPr>
          <w:rStyle w:val="Ninguno"/>
          <w:sz w:val="24"/>
          <w:szCs w:val="24"/>
          <w:rtl w:val="0"/>
          <w:lang w:val="en-US"/>
        </w:rPr>
        <w:t>-Lujambio, Alonso, Horacio Vives, From Politics to Technicalities: Mexican Redistricting in Historical Perspective in Redistricting in Comparative Perspective, by Lisa Handley and Bernard Grofman, Oxford University Press, 2008.</w:t>
      </w:r>
    </w:p>
    <w:p>
      <w:pPr>
        <w:pStyle w:val="Cuerpo A"/>
        <w:shd w:val="clear" w:color="auto" w:fill="ffffff"/>
        <w:spacing w:line="480" w:lineRule="auto"/>
        <w:jc w:val="both"/>
      </w:pPr>
      <w:r>
        <w:rPr>
          <w:sz w:val="24"/>
          <w:szCs w:val="24"/>
        </w:rPr>
      </w:r>
    </w:p>
    <w:sectPr>
      <w:headerReference w:type="default" r:id="rId13"/>
      <w:footerReference w:type="default" r:id="rId14"/>
      <w:pgSz w:w="11900" w:h="16840" w:orient="portrait"/>
      <w:pgMar w:top="1440" w:right="1440" w:bottom="1440" w:left="1440" w:header="0" w:footer="720"/>
      <w:pgNumType w:start="1"/>
      <w:bidi w:val="1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trackRevisions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 A">
    <w:name w:val="Cuerpo A"/>
    <w:next w:val="Cuerpo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inguno">
    <w:name w:val="Ninguno"/>
    <w:rPr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