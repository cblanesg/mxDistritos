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  <w:shd w:val="clear" w:color="auto" w:fill="ffffff"/>
        <w:spacing w:line="480" w:lineRule="auto"/>
        <w:jc w:val="both"/>
      </w:pPr>
      <w:r>
        <w:rPr>
          <w:rtl w:val="0"/>
          <w:lang w:val="es-ES_tradnl"/>
        </w:rPr>
        <w:t>I</w:t>
      </w:r>
      <w:r>
        <w:rPr>
          <w:rStyle w:val="Ninguno"/>
          <w:sz w:val="24"/>
          <w:szCs w:val="24"/>
          <w:rtl w:val="0"/>
          <w:lang w:val="es-ES_tradnl"/>
        </w:rPr>
        <w:t>mpacto de la intervenci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un actor nacional en la pol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tica loca</w:t>
      </w:r>
      <w:r>
        <w:rPr>
          <w:rStyle w:val="Ninguno"/>
          <w:sz w:val="24"/>
          <w:szCs w:val="24"/>
          <w:rtl w:val="0"/>
          <w:lang w:val="es-ES_tradnl"/>
        </w:rPr>
        <w:t>l: Redistritaci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local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por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Daniel Saavedra y Humberto Trejo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se entiende como la forma en que quienes ocupan puestos de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popular responden ante la ciudadan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a,  articulando posiciones que promuevan y defiendan los intereses de sus representados.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premisa que subyace a una parte importante del estudio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es que las instituciones que definen sus detalles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los puestos en disputa, sus poderes relativos, las reglas para ocuparlos, entre otros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sientan los incentivos determinantes de la conducta de los representantes (Cain, Ferejohn y Fiorina 1987, Myerson 1995). Desde esta 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ptica, si cambian las instituciones, lo esperable es observar cambios subsecuentes y predecibles en la conducta de los </w:t>
      </w:r>
      <w:del w:id="0" w:date="2018-01-08T10:43:16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>representates</w:delText>
        </w:r>
      </w:del>
      <w:r>
        <w:rPr>
          <w:rStyle w:val="Ninguno"/>
          <w:sz w:val="24"/>
          <w:szCs w:val="24"/>
          <w:rtl w:val="0"/>
          <w:lang w:val="es-ES_tradnl"/>
        </w:rPr>
        <w:t>representantes</w:t>
      </w:r>
      <w:r>
        <w:rPr>
          <w:rStyle w:val="Ninguno"/>
          <w:sz w:val="24"/>
          <w:szCs w:val="24"/>
          <w:rtl w:val="0"/>
          <w:lang w:val="en-US"/>
        </w:rPr>
        <w:t xml:space="preserve">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Esta nota retrata un cambio reciente e importante en las instituciones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n: nuevos mapas distritales en todos los estados. </w:t>
      </w:r>
      <w:r>
        <w:rPr>
          <w:rStyle w:val="Ninguno"/>
          <w:sz w:val="24"/>
          <w:szCs w:val="24"/>
          <w:rtl w:val="0"/>
          <w:lang w:val="es-ES_tradnl"/>
        </w:rPr>
        <w:t>El objetivo de esta nota es comparar c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 xml:space="preserve">mo cambiaron los mapas distritales de los estados y para ello, adaptamos el 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ndice de similitud distrital de Cox y Katz, usando las seccione electorales en lugar de la poblaci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actores a cargo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antes y ahora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ciudadana en manos de diputados se encuentra establecida desde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1824; sin embargo, fue hasta 1857 cuando se divide al territorio nacional en distritos electorales. Desde esta fecha hasta la 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cada de los 90 del siglo XX, los gobiernos locales eran los encargados de organizar las elecciones y dibujar las fronteras electorales. Desde 1857 hasta 1961 todos los diputados fueron elegidos bajo el principio de mayor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relativa en distritos uninominales, posteriormente se introdujo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proporcional. A partir de la creaci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en 1990 aparecieron los institutos electorales locales que se encargaron de estos procesos. (L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pez Levi 2006, Lujambio y Vives 2008)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2013 el Congreso de la Uni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aprob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reforma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tico-electoral.  Una de las cuestiones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importantes que abarc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fue la transformaci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al INE. El INE, como organismo de car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cter nacional, absorbi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algunas facultades a los Organismos P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blicos Locales Electorales, antes Institutos electorales locales, entre ellas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todo el mapa electoral local. En algunos casos se asum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los escenarios estaban sesgados y pod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existir gerrymandering en favor del partido del gobernador, generalmente en medio de acusaciones de tener control sobre el instituto electoral local. Con esta reforma, un actor nacional remplaz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actores estatales en el trazo del mapa. El INE realiz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este proceso para los 31 estados y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 a partir del  2014.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criterios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consiste en 3 etapas. En la primera, el INE present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 los representantes de los partidos un mapa llamado primer escenario y se hacen observaciones por parte de los partidos. Estas observaciones pueden no tomarse en cuenta en la siguiente etapa o segundo escenario. Este proceso se repite hasta llegar al tercer escenario que vota el Consejo General.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Para elaborar el mapa, se utiliza una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costo que se busca minimizar. En esta funci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 considera la equidad poblacional, integridad municipal, minimizaci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tiempos de traslado, compacidad del distrito (formas regulares), no cruzar fronteras estatales, respetar comunidades ind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genas, que los distritos sean exhaustivos y mutuamente excluyentes.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proceso puede pararse cuando los partidos llegan a un acuerdo sobre el mapa, a pesar de que el costo de este arreglo sea mayor al propuesto.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Al elaborar un nuevo mapa distrital, los actores involucrados en el proceso persiguen objetivos 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ltiples, a menudo velados e inevitablemente contradictorios entre 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. Partimos de la premisa que la mudanza de actores locales por actores nacionales en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de manera sustancial la gama de intereses que reflejan los mapas. Los distritos de cada estado que hered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INE variaban enormemente unos de otros. Pero todos, sin excepci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compart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an el atributo de haber sido dibujados, en su momento, por los institutos electorales locales o los congresos de los estados. Y, si bien los partidos estatales intervinieron en el proceso, los mapas nuevos los traz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el actor nacional.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En este texto, usaremos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 de Cox y Katz (DSI por sus siglas en ingl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s) como herramienta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stica para comparar mapas. Este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 permite cuantificar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tanto cambiaron los distritos comparando el mapa viejo y el mapa nuevo de un estado. Cada distrito nuevo obtiene un valor proporcional al grado de similitud que el distrito en cuesti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guarda con el mapa viejo. 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 xml:space="preserve">Para obtener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ndice, sobreponemos los mapas viejo y nuevo en aras de identificar al "padre" de cada distrito. El padre es aquel distrito del mapa viejo que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secciones electorales contribuy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en la integraci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distrito nuevo (o "hijo").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del distrito i se obtiene mediante la siguiente f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rmula: </w:t>
      </w:r>
    </w:p>
    <w:p>
      <w:pPr>
        <w:pStyle w:val="Cuerpo A"/>
        <w:shd w:val="clear" w:color="auto" w:fill="ffffff"/>
        <w:spacing w:line="480" w:lineRule="auto"/>
        <w:jc w:val="center"/>
      </w:pPr>
      <w:r>
        <w:rPr>
          <w:rStyle w:val="Ninguno"/>
          <w:sz w:val="24"/>
          <w:szCs w:val="24"/>
          <w:rtl w:val="0"/>
          <w:lang w:val="en-US"/>
        </w:rPr>
        <w:t xml:space="preserve">DSI_i = C/(P+H-C) </w:t>
      </w:r>
    </w:p>
    <w:p>
      <w:pPr>
        <w:pStyle w:val="Cuerpo A"/>
        <w:shd w:val="clear" w:color="auto" w:fill="ffffff"/>
        <w:spacing w:line="480" w:lineRule="auto"/>
        <w:jc w:val="both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447038</wp:posOffset>
            </wp:positionV>
            <wp:extent cx="3176272" cy="31762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c6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c6-2.png" descr="bc6-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272" cy="31762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>donde C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electorales que comparten ambos distritos, P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padre y H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hijo. Se trata de una adaptaci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los autores citados, ya que lo calculamos a partir de la proporci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las secciones electorales comunes entre los distritos padre e hijo, a diferencia de la versi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original donde se considera la poblaci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n entre los distritos.</w:t>
      </w:r>
      <w:r>
        <w:rPr>
          <w:rStyle w:val="Ninguno"/>
          <w:sz w:val="24"/>
          <w:szCs w:val="24"/>
        </w:rPr>
        <w:footnoteReference w:id="1"/>
      </w:r>
      <w:r>
        <w:rPr>
          <w:rStyle w:val="Ninguno"/>
          <w:sz w:val="24"/>
          <w:szCs w:val="24"/>
          <w:rtl w:val="0"/>
          <w:lang w:val="en-US"/>
        </w:rPr>
        <w:t xml:space="preserve">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interpretaci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es simple. Toma el valor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ximo de 1 cuando el distrito hijo comparte la totalidad de las secciones que integraban al distrito padre y nada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s---P = H = C---es decir, padre e hijo son distritos id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 xml:space="preserve">nticos. Un total de XXX distritos tienen un DSI = 1. El valor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es menor al reducirse la similitud entre padre e hijo. El valor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de 0 indicar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hay nula similitud entre distrito padre e hijo (C=0). Por construcci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este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nunca se alcanza.  Para ilustrar, se observa en el Diagrama 1 que el distrito 6 de Baja California, con cabecera en Tecate, tiene un DSI = 0.111. Este distrito comparte 11.1 por ciento de secciones, en la parte oeste, con su padre. La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nea negra gruesa representa la deliminaci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distrito 6, mientras que la roja gruesa indica el 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mite del padre (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sta incluso se sale del rango geogr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fico del mapa). El distrito hijo est</w:t>
      </w:r>
      <w:r>
        <w:rPr>
          <w:rStyle w:val="Ninguno"/>
          <w:sz w:val="24"/>
          <w:szCs w:val="24"/>
          <w:rtl w:val="0"/>
          <w:lang w:val="en-US"/>
        </w:rPr>
        <w:t xml:space="preserve">á </w:t>
      </w:r>
      <w:r>
        <w:rPr>
          <w:rStyle w:val="Ninguno"/>
          <w:sz w:val="24"/>
          <w:szCs w:val="24"/>
          <w:rtl w:val="0"/>
          <w:lang w:val="en-US"/>
        </w:rPr>
        <w:t xml:space="preserve">formado primordialmente por secciones ajenas al padre.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los distritos padres se obtuvo a partir de los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ltimos mapas electorales utilizados en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congreso local previa 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hecha por el actor nacional a partir de 2014. Usamos el reporte de votos a nivel casilla para determinar a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distrito sol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pertenecer cada secci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del estado. Las secciones que integran los distritos nuevos se obtuvo de los mapas generados y aprobados por el Consejo General del INE.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Obtuvimos los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sticos descriptivos del DSI para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local. </w:t>
      </w:r>
    </w:p>
    <w:tbl>
      <w:tblPr>
        <w:tblW w:w="9021" w:type="dxa"/>
        <w:jc w:val="left"/>
        <w:tblInd w:w="221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03"/>
        <w:gridCol w:w="1504"/>
        <w:gridCol w:w="1504"/>
        <w:gridCol w:w="1504"/>
        <w:gridCol w:w="1505"/>
        <w:gridCol w:w="1501"/>
      </w:tblGrid>
      <w:tr>
        <w:tblPrEx>
          <w:shd w:val="clear" w:color="auto" w:fill="ced7e7"/>
        </w:tblPrEx>
        <w:trPr>
          <w:trHeight w:val="31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Min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1st. Qu.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Median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Mean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3rd. Qu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Max</w:t>
            </w:r>
          </w:p>
        </w:tc>
      </w:tr>
      <w:tr>
        <w:tblPrEx>
          <w:shd w:val="clear" w:color="auto" w:fill="ced7e7"/>
        </w:tblPrEx>
        <w:trPr>
          <w:trHeight w:val="312" w:hRule="atLeast"/>
        </w:trPr>
        <w:tc>
          <w:tcPr>
            <w:tcW w:type="dxa" w:w="1503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0.0790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0.3650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0.5200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0.5431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0.6980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1.00</w:t>
            </w:r>
          </w:p>
        </w:tc>
      </w:tr>
    </w:tbl>
    <w:p>
      <w:pPr>
        <w:pStyle w:val="Cuerpo A"/>
        <w:widowControl w:val="0"/>
        <w:shd w:val="clear" w:color="auto" w:fill="ffffff"/>
        <w:spacing w:line="240" w:lineRule="auto"/>
        <w:ind w:left="113" w:hanging="113"/>
        <w:rPr>
          <w:rStyle w:val="Ninguno"/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5" w:hanging="5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240" w:lineRule="auto"/>
        <w:ind w:left="217" w:hanging="217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09" w:hanging="109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" w:hanging="1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Tabla 1: Descriptivos del DSI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Podemos observar que el distrito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dis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mil con su padre es en # de ESTADO (cabecera en XXX) y tiene un DSI de apenas 0.079: se trata de un distrito cuyas fronteras fueron casi completamente redibujadas y que comparte menos de una de cada diez secciones con su padre. Otros distritos en la cola izquierda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DSIs son los siguientes: XXX.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De la misma manera, los cuartiles de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se encuentra en los valores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0.3650, 0.5200 y 0.6980. La media se encuentra en 0.5431.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512821" cy="2726690"/>
            <wp:effectExtent l="0" t="0" r="0" b="0"/>
            <wp:docPr id="1073741826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jpg" descr="image1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2726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1: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por cuartil del DSI.</w:t>
      </w: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346964</wp:posOffset>
            </wp:positionV>
            <wp:extent cx="5727700" cy="445849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histogram+normal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8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2: Histograma del DSI</w:t>
      </w:r>
      <w:ins w:id="1" w:date="2018-01-08T10:41:38 p. m.Z" w:author="Daniel Saavedra Lladó">
        <w:r>
          <w:rPr>
            <w:rStyle w:val="Ninguno"/>
            <w:sz w:val="24"/>
            <w:szCs w:val="24"/>
            <w:rtl w:val="0"/>
            <w:lang w:val="es-ES_tradnl"/>
          </w:rPr>
          <w:t xml:space="preserve"> con una curva normal superpuesta.</w:t>
        </w:r>
      </w:ins>
      <w:del w:id="2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 xml:space="preserve">. En rojo los cuartiles y en azul la media. </w:delText>
        </w:r>
      </w:del>
      <w:del w:id="3" w:date="2018-01-08T10:41:40 p. m.Z" w:author="Daniel Saavedra Lladó">
        <w:r>
          <w:rPr>
            <w:rStyle w:val="Ninguno"/>
            <w:caps w:val="0"/>
            <w:smallCaps w:val="0"/>
            <w:strike w:val="0"/>
            <w:dstrike w:val="0"/>
            <w:outline w:val="0"/>
            <w:color w:val="000000"/>
            <w:spacing w:val="0"/>
            <w:position w:val="0"/>
            <w:sz w:val="24"/>
            <w:szCs w:val="24"/>
            <w:u w:val="none" w:color="000000"/>
            <w:vertAlign w:val="baseline"/>
            <w:rtl w:val="0"/>
            <w:lang w:val="en-US"/>
          </w:rPr>
          <w:delText>←</w:delText>
        </w:r>
      </w:del>
      <w:del w:id="4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 xml:space="preserve"> sobrepongan una curva normal y discutan d</w:delText>
        </w:r>
      </w:del>
      <w:del w:id="5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>ó</w:delText>
        </w:r>
      </w:del>
      <w:del w:id="6" w:date="2018-01-08T10:41:40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 xml:space="preserve">nde las barras son marcadamente diferentes. </w:delText>
        </w:r>
      </w:del>
    </w:p>
    <w:p>
      <w:pPr>
        <w:pStyle w:val="Cuerpo A"/>
        <w:shd w:val="clear" w:color="auto" w:fill="ffffff"/>
        <w:spacing w:line="480" w:lineRule="auto"/>
        <w:jc w:val="both"/>
        <w:rPr>
          <w:del w:id="7" w:date="2018-01-08T10:42:14 p. m.Z" w:author="Daniel Saavedra Lladó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del w:id="8" w:date="2018-01-08T10:42:14 p. m.Z" w:author="Daniel Saavedra Lladó">
        <w:r>
          <w:rPr>
            <w:rStyle w:val="Ninguno"/>
            <w:sz w:val="24"/>
            <w:szCs w:val="24"/>
            <w:rtl w:val="0"/>
            <w:lang w:val="en-US"/>
          </w:rPr>
          <w:delText>[Ya discutieron un caso cercano a cero arriba.]</w:delText>
        </w:r>
      </w:del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915669</wp:posOffset>
            </wp:positionH>
            <wp:positionV relativeFrom="line">
              <wp:posOffset>634</wp:posOffset>
            </wp:positionV>
            <wp:extent cx="2521587" cy="25215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7" cy="25215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En el primer cuartil se encuentra un distrito similar al 14 de Nayarit, con cabecera en Xalisco, con DSI = 0.289. El distrito hijo cuenta con las secciones que formaban la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sur del distrito padre, en el/los municipio/s de XXX,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norte, en los municipios de XXX. Esto muestra que el nuevo distrito comparte una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antiguo; por lo tanto,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reelegirse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se perder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ventaja que implica ser incumbent -y el conocimiento dentro del distrito-, por lo que, se sugerir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68272" cy="2614930"/>
            <wp:effectExtent l="0" t="0" r="0" b="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874"/>
                    <a:stretch>
                      <a:fillRect/>
                    </a:stretch>
                  </pic:blipFill>
                  <pic:spPr>
                    <a:xfrm>
                      <a:off x="0" y="0"/>
                      <a:ext cx="2668272" cy="261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segundo cuartil se encuentra el distrito 7 de Nayarit con cabecera en Tepic, este nuevo distrito tiene un DSI de 0.418. Este distrito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parte de la ciudad capital y la parte este del padre, ganando la parte norte del distrito.  A pesar de que el porcentaje del nuevo distrito que comparte con el nuevo es mayor que en el mapa anterior, sigue siendo menos de la mitad; al igual que en el caso anterior,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por lo que, en este caso tambi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n se podr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sugerir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548255" cy="254825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54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tercer cuartil encontramos al distrito 12 con cabecera en Tepic y un DSI de 0.622. Este distrito gan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este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oeste del distrito padre.  En este caso, ya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de la mitad del distrito es compartido por el viejo, por lo que, bajo nuestros supuestos, la probabilidad de alternancia se reduce.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2690497" cy="2690497"/>
            <wp:effectExtent l="0" t="0" r="0" b="0"/>
            <wp:docPr id="1073741831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9.png" descr="image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7" cy="26904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el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 cuartil tenemos al distrito 1 con cabecera en Acaponeta. Este distrito tiene un DSI de 0.77. Mantiene las fronteras del distrito padre y tiene una ganancia en la parte sur del nuevo distrito.  A diferencia de los mapas anteriores, en este caso, el porcentaje del distrito viejo que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con el nuevo es muy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o, por lo que, el electorado se comportar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b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sicamente como si fuese un incumbent y la probabilidad de reelecci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 alta.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drawing>
          <wp:inline distT="0" distB="0" distL="0" distR="0">
            <wp:extent cx="3081022" cy="3081022"/>
            <wp:effectExtent l="0" t="0" r="0" b="0"/>
            <wp:docPr id="1073741832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0.png" descr="image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2" cy="3081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Un distrito con DSI = 1 es el 33 de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xico, que se encuentra en la Magdalena Contreras. Este distrito mantiene la misma configuraci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secciones que su distrito padre, as</w:t>
      </w:r>
      <w:r>
        <w:rPr>
          <w:rStyle w:val="Ninguno"/>
          <w:sz w:val="24"/>
          <w:szCs w:val="24"/>
          <w:rtl w:val="0"/>
          <w:lang w:val="en-US"/>
        </w:rPr>
        <w:t xml:space="preserve">í </w:t>
      </w:r>
      <w:r>
        <w:rPr>
          <w:rStyle w:val="Ninguno"/>
          <w:sz w:val="24"/>
          <w:szCs w:val="24"/>
          <w:rtl w:val="0"/>
          <w:lang w:val="en-US"/>
        </w:rPr>
        <w:t>como sus fronteras, pese a la reducci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40 a 33 distritos electorales locales consecuencia de la reforma del Distrito Federal aprobada en 2015 y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para la Ciudad. Se esperar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el diputado que ocupa la oficina resulte reelecto con facilidad, ya que no cambian las secciones que integran su distrito.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999490</wp:posOffset>
            </wp:positionH>
            <wp:positionV relativeFrom="line">
              <wp:posOffset>195580</wp:posOffset>
            </wp:positionV>
            <wp:extent cx="2573020" cy="2573020"/>
            <wp:effectExtent l="0" t="0" r="0" b="0"/>
            <wp:wrapTopAndBottom distT="152400" distB="152400"/>
            <wp:docPr id="1073741833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73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 xml:space="preserve">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2047240</wp:posOffset>
                </wp:positionH>
                <wp:positionV relativeFrom="page">
                  <wp:posOffset>812799</wp:posOffset>
                </wp:positionV>
                <wp:extent cx="3438059" cy="5727700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059" cy="5727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6460" w:type="dxa"/>
                              <w:tblInd w:w="3" w:type="dxa"/>
                              <w:tblBorders>
                                <w:top w:val="single" w:color="000000" w:sz="2" w:space="0" w:shadow="0" w:frame="0"/>
                                <w:left w:val="single" w:color="000000" w:sz="2" w:space="0" w:shadow="0" w:frame="0"/>
                                <w:bottom w:val="single" w:color="000000" w:sz="2" w:space="0" w:shadow="0" w:frame="0"/>
                                <w:right w:val="single" w:color="000000" w:sz="2" w:space="0" w:shadow="0" w:frame="0"/>
                                <w:insideH w:val="single" w:color="000000" w:sz="2" w:space="0" w:shadow="0" w:frame="0"/>
                                <w:insideV w:val="single" w:color="000000" w:sz="2" w:space="0" w:shadow="0" w:frame="0"/>
                              </w:tblBorders>
                              <w:shd w:val="clear" w:color="auto" w:fill="auto"/>
                              <w:tblLayout w:type="fixed"/>
                            </w:tblPr>
                            <w:tblGrid>
                              <w:gridCol w:w="1840"/>
                              <w:gridCol w:w="900"/>
                              <w:gridCol w:w="1340"/>
                              <w:gridCol w:w="900"/>
                              <w:gridCol w:w="1480"/>
                            </w:tblGrid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393" w:hRule="atLeast"/>
                                <w:tblHeader/>
                              </w:trPr>
                              <w:tc>
                                <w:tcPr>
                                  <w:tcW w:type="dxa" w:w="6460"/>
                                  <w:gridSpan w:val="5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center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120" w:line="240" w:lineRule="auto"/>
                                    <w:ind w:left="0" w:right="0" w:firstLine="0"/>
                                    <w:jc w:val="center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Helvetica Neue" w:hAnsi="Helvetica Neue" w:eastAsia="Helvetica Neue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4"/>
                                      <w:szCs w:val="24"/>
                                      <w:u w:val="none"/>
                                      <w:vertAlign w:val="baseline"/>
                                    </w:rPr>
                                    <w:t>Distribución del DSI por Estado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bdc0bf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Estado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DSI25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DSImediana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DSI75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6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bdc0bf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1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num_distritos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5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Aguascalientes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0.35175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0.619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0.7985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6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Baja California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0.382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0.482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0.611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17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Baja California Sur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0.3085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0.4105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0.47125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Campeche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0.364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0.567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0.96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Coahuila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0.39375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0.553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0.7045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Chiapas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0.32675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0.3795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0.5795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Chihuahua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0.3315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0.5045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0.6965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DF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Durango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Guanajuato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0.3535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0.438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0.58325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22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Guerrero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0.9975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28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Hidalgo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Jalisco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xico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Michoac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á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0.5185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0.718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0.86525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24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Morelos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Nayarit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Nuevo Le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Oaxaca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0.435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0.593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0.684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Puebla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Quer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é</w:t>
                                  </w: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taro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San Luis Potos</w:t>
                                  </w:r>
                                  <w:r>
                                    <w:rPr>
                                      <w:rFonts w:ascii="Helvetica Neue" w:hAnsi="Helvetica Neue" w:hint="default"/>
                                      <w:rtl w:val="0"/>
                                    </w:rPr>
                                    <w:t>í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Tabasco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0.382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0.581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0.691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21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Tlaxcala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Veracruz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0.028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0.032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0.036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auto"/>
                              </w:tblPrEx>
                              <w:trPr>
                                <w:trHeight w:val="241" w:hRule="atLeast"/>
                              </w:trPr>
                              <w:tc>
                                <w:tcPr>
                                  <w:tcW w:type="dxa" w:w="18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Zacatecas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34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90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pStyle w:val="Estilo de tabla 2"/>
                                  </w:pPr>
                                  <w:r>
                                    <w:rPr>
                                      <w:rFonts w:ascii="Helvetica Neue" w:hAnsi="Helvetica Neue"/>
                                      <w:rtl w:val="0"/>
                                    </w:rPr>
                                    <w:t>NA</w:t>
                                  </w:r>
                                </w:p>
                              </w:tc>
                              <w:tc>
                                <w:tcPr>
                                  <w:tcW w:type="dxa" w:w="1480"/>
                                  <w:tcBorders>
                                    <w:top w:val="single" w:color="000000" w:sz="2" w:space="0" w:shadow="0" w:frame="0"/>
                                    <w:left w:val="single" w:color="000000" w:sz="2" w:space="0" w:shadow="0" w:frame="0"/>
                                    <w:bottom w:val="single" w:color="000000" w:sz="2" w:space="0" w:shadow="0" w:frame="0"/>
                                    <w:right w:val="single" w:color="000000" w:sz="2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80"/>
                                    <w:left w:type="dxa" w:w="80"/>
                                    <w:bottom w:type="dxa" w:w="80"/>
                                    <w:right w:type="dxa" w:w="80"/>
                                  </w:tcMar>
                                  <w:vAlign w:val="top"/>
                                </w:tcPr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1"/>
                                    <w:shd w:val="clear" w:color="auto" w:fill="auto"/>
                                    <w:suppressAutoHyphens w:val="0"/>
                                    <w:bidi w:val="0"/>
                                    <w:spacing w:before="0" w:after="0" w:line="240" w:lineRule="auto"/>
                                    <w:ind w:left="0" w:right="0" w:firstLine="0"/>
                                    <w:jc w:val="right"/>
                                    <w:outlineLvl w:val="9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Helvetica Neue" w:cs="Arial Unicode MS" w:hAnsi="Helvetica Neue" w:eastAsia="Arial Unicode MS"/>
                                      <w:b w:val="0"/>
                                      <w:bCs w:val="0"/>
                                      <w:i w:val="0"/>
                                      <w:iCs w:val="0"/>
                                      <w:caps w:val="0"/>
                                      <w:smallCaps w:val="0"/>
                                      <w:strike w:val="0"/>
                                      <w:dstrike w:val="0"/>
                                      <w:outline w:val="0"/>
                                      <w:color w:val="000000"/>
                                      <w:spacing w:val="0"/>
                                      <w:kern w:val="0"/>
                                      <w:position w:val="0"/>
                                      <w:sz w:val="20"/>
                                      <w:szCs w:val="20"/>
                                      <w:u w:val="none"/>
                                      <w:vertAlign w:val="baseline"/>
                                      <w:rtl w:val="0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61.2pt;margin-top:64.0pt;width:270.7pt;height:451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6460" w:type="dxa"/>
                        <w:tblInd w:w="3" w:type="dxa"/>
                        <w:tblBorders>
                          <w:top w:val="single" w:color="000000" w:sz="2" w:space="0" w:shadow="0" w:frame="0"/>
                          <w:left w:val="single" w:color="000000" w:sz="2" w:space="0" w:shadow="0" w:frame="0"/>
                          <w:bottom w:val="single" w:color="000000" w:sz="2" w:space="0" w:shadow="0" w:frame="0"/>
                          <w:right w:val="single" w:color="000000" w:sz="2" w:space="0" w:shadow="0" w:frame="0"/>
                          <w:insideH w:val="single" w:color="000000" w:sz="2" w:space="0" w:shadow="0" w:frame="0"/>
                          <w:insideV w:val="single" w:color="000000" w:sz="2" w:space="0" w:shadow="0" w:frame="0"/>
                        </w:tblBorders>
                        <w:shd w:val="clear" w:color="auto" w:fill="auto"/>
                        <w:tblLayout w:type="fixed"/>
                      </w:tblPr>
                      <w:tblGrid>
                        <w:gridCol w:w="1840"/>
                        <w:gridCol w:w="900"/>
                        <w:gridCol w:w="1340"/>
                        <w:gridCol w:w="900"/>
                        <w:gridCol w:w="1480"/>
                      </w:tblGrid>
                      <w:tr>
                        <w:tblPrEx>
                          <w:shd w:val="clear" w:color="auto" w:fill="auto"/>
                        </w:tblPrEx>
                        <w:trPr>
                          <w:trHeight w:val="393" w:hRule="atLeast"/>
                          <w:tblHeader/>
                        </w:trPr>
                        <w:tc>
                          <w:tcPr>
                            <w:tcW w:type="dxa" w:w="6460"/>
                            <w:gridSpan w:val="5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center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120" w:line="240" w:lineRule="auto"/>
                              <w:ind w:left="0" w:right="0" w:firstLine="0"/>
                              <w:jc w:val="center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Helvetica Neue" w:hAnsi="Helvetica Neue" w:eastAsia="Helvetica Neue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4"/>
                                <w:szCs w:val="24"/>
                                <w:u w:val="none"/>
                                <w:vertAlign w:val="baseline"/>
                              </w:rPr>
                              <w:t>Distribución del DSI por Estado</w:t>
                            </w:r>
                          </w:p>
                        </w:tc>
                      </w:tr>
                      <w:tr>
                        <w:tblPrEx>
                          <w:shd w:val="clear" w:color="auto" w:fill="bdc0bf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Estado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DSI25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DSImediana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DSI75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6" w:space="0" w:shadow="0" w:frame="0"/>
                              <w:right w:val="single" w:color="000000" w:sz="2" w:space="0" w:shadow="0" w:frame="0"/>
                            </w:tcBorders>
                            <w:shd w:val="clear" w:color="auto" w:fill="bdc0bf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1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num_distritos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5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Aguascalientes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0.35175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0.619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0.7985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6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Baja California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0.382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0.482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0.611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17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Baja California Sur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0.3085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0.4105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0.47125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Campeche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0.364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0.567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0.96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21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Coahuila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0.39375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0.553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0.7045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Chiapas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0.32675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0.3795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0.5795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16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Chihuahua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0.3315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0.5045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0.6965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DF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Durango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Guanajuato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0.3535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0.438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0.58325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22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Guerrero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0.9975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28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Hidalgo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Jalisco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M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xico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Michoac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0.5185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0.718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0.86525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24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Morelos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Nayarit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Nuevo Le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Oaxaca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0.435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0.593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0.684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25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Puebla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Quer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taro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San Luis Potos</w:t>
                            </w:r>
                            <w:r>
                              <w:rPr>
                                <w:rFonts w:ascii="Helvetica Neue" w:hAnsi="Helvetica Neue" w:hint="default"/>
                                <w:rtl w:val="0"/>
                              </w:rPr>
                              <w:t>í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Tabasco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0.382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0.581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0.691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21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Tlaxcala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Veracruz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0.028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0.032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0.036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30</w:t>
                            </w:r>
                          </w:p>
                        </w:tc>
                      </w:tr>
                      <w:tr>
                        <w:tblPrEx>
                          <w:shd w:val="clear" w:color="auto" w:fill="auto"/>
                        </w:tblPrEx>
                        <w:trPr>
                          <w:trHeight w:val="241" w:hRule="atLeast"/>
                        </w:trPr>
                        <w:tc>
                          <w:tcPr>
                            <w:tcW w:type="dxa" w:w="18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Zacatecas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34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90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pStyle w:val="Estilo de tabla 2"/>
                            </w:pPr>
                            <w:r>
                              <w:rPr>
                                <w:rFonts w:ascii="Helvetica Neue" w:hAnsi="Helvetica Neue"/>
                                <w:rtl w:val="0"/>
                              </w:rPr>
                              <w:t>NA</w:t>
                            </w:r>
                          </w:p>
                        </w:tc>
                        <w:tc>
                          <w:tcPr>
                            <w:tcW w:type="dxa" w:w="1480"/>
                            <w:tcBorders>
                              <w:top w:val="single" w:color="000000" w:sz="2" w:space="0" w:shadow="0" w:frame="0"/>
                              <w:left w:val="single" w:color="000000" w:sz="2" w:space="0" w:shadow="0" w:frame="0"/>
                              <w:bottom w:val="single" w:color="000000" w:sz="2" w:space="0" w:shadow="0" w:frame="0"/>
                              <w:right w:val="single" w:color="000000" w:sz="2" w:space="0" w:shadow="0" w:frame="0"/>
                            </w:tcBorders>
                            <w:shd w:val="clear" w:color="auto" w:fill="auto"/>
                            <w:tcMar>
                              <w:top w:type="dxa" w:w="80"/>
                              <w:left w:type="dxa" w:w="80"/>
                              <w:bottom w:type="dxa" w:w="80"/>
                              <w:right w:type="dxa" w:w="80"/>
                            </w:tcMar>
                            <w:vAlign w:val="top"/>
                          </w:tcPr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1"/>
                              <w:shd w:val="clear" w:color="auto" w:fill="auto"/>
                              <w:suppressAutoHyphens w:val="0"/>
                              <w:bidi w:val="0"/>
                              <w:spacing w:before="0" w:after="0" w:line="240" w:lineRule="auto"/>
                              <w:ind w:left="0" w:right="0" w:firstLine="0"/>
                              <w:jc w:val="right"/>
                              <w:outlineLvl w:val="9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 Neue" w:cs="Arial Unicode MS" w:hAnsi="Helvetica Neue" w:eastAsia="Arial Unicode MS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dstrike w:val="0"/>
                                <w:outline w:val="0"/>
                                <w:color w:val="000000"/>
                                <w:spacing w:val="0"/>
                                <w:kern w:val="0"/>
                                <w:position w:val="0"/>
                                <w:sz w:val="20"/>
                                <w:szCs w:val="20"/>
                                <w:u w:val="none"/>
                                <w:vertAlign w:val="baseline"/>
                                <w:rtl w:val="0"/>
                              </w:rPr>
                              <w:t>0</w:t>
                            </w:r>
                          </w:p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Con ayuda de una sencilla regresi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analizamos el impacto del criterio 8, que es usado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momento que los partidos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ticos llegan a un acuerdo, en el nivel del DSI.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este modelo tenemos como variable dependiente al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y como variable independiente a una dummy que vale 1 cuando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criterio 8 para detener el proceso.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lm(formula = dsi ~ dcrit8, data = all)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Min       1Q   Median       3Q      Max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-0.47184 -0.17696 -0.03008  0.15392  0.48492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Coefficients: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       Estimate Std. Error t value Pr(&gt;|t|)   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(Intercept)  0.51508    0.01980  26.020  &lt; 2e-16 ***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dcrit8       0.10475    0.03826   2.738  0.00679 **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---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Signif. codes:  0 '***' 0.001 '**' 0.01 '*' 0.05 '.' 0.1 ' ' 1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 standard error: 0.2291 on 181 degrees of freedom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Multiple R-squared:  0.03978,</w:t>
        <w:tab/>
        <w:t xml:space="preserve">Adjusted R-squared:  0.03447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F-statistic: 7.498 on 1 and 181 DF,  p-value: 0.006792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coeficiente de la variable del criterio 8 es de 0.10475 y es significativo al 95%, por lo que cuando se usa el criterio 8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n,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aumenta en 10.475%. Es decir, los estados donde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criterio 8, mantienen un mapa que preserva la similitud entre los distritos padres e hijos a comparaci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los estados donde se complet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proceso.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Referencias: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-Cox, Gary, Jonathan Katz, Elbridge Gerry</w:t>
      </w:r>
      <w:r>
        <w:rPr>
          <w:rStyle w:val="Ninguno"/>
          <w:sz w:val="24"/>
          <w:szCs w:val="24"/>
          <w:rtl w:val="0"/>
          <w:lang w:val="en-US"/>
        </w:rPr>
        <w:t>’</w:t>
      </w:r>
      <w:r>
        <w:rPr>
          <w:rStyle w:val="Ninguno"/>
          <w:sz w:val="24"/>
          <w:szCs w:val="24"/>
          <w:rtl w:val="0"/>
          <w:lang w:val="en-US"/>
        </w:rPr>
        <w:t>s Salamander: The electoral consequences of the apportionment revolution, Cambridge University Press, 2004.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-Liliana 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pez Levi; 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en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xico: logros pasados y retos futuros; 2006; Departamento de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y Cultura, UAM-Xochimilco 2006.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-Cain, Bruce, John Ferejohn, Morris Fiorina; The personal vote: constituency service and electoral independence, Harvard University Press, Cambridge, Massachussets, 1987.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</w:pPr>
      <w:r>
        <w:rPr>
          <w:rStyle w:val="Ninguno"/>
          <w:sz w:val="24"/>
          <w:szCs w:val="24"/>
          <w:rtl w:val="0"/>
          <w:lang w:val="en-US"/>
        </w:rPr>
        <w:t>-Lujambio, Alonso, Horacio Vives, From Politics to Technicalities: Mexican Redistricting in Historical Perspective in Redistricting in Comparative Perspective, by Lisa Handley and Bernard Grofman, Oxford University Press, 2008.</w:t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0" w:footer="720"/>
      <w:pgNumType w:start="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Footnote Text"/>
        <w:shd w:val="clear" w:color="auto" w:fill="ffffff"/>
      </w:pPr>
      <w:r>
        <w:rPr>
          <w:rStyle w:val="Ninguno"/>
          <w:sz w:val="24"/>
          <w:szCs w:val="24"/>
          <w:lang w:val="en-US"/>
        </w:rPr>
        <w:footnoteRef/>
      </w:r>
      <w:r>
        <w:rPr>
          <w:rtl w:val="0"/>
        </w:rPr>
        <w:tab/>
        <w:t>Si las secciones electorales tuvieran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n, nuestra versi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>n ser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 id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ntica a la de Cox y Katz. Conforme crece la heterogeneidad poblacional de las secciones, tambi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 lo hace la discrepancia entre las versiones del DSI. Las secciones del pa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s suelen tener poblaciones relativamente homog</w:t>
      </w:r>
      <w:r>
        <w:rPr>
          <w:rtl w:val="0"/>
          <w:lang w:val="en-US"/>
        </w:rPr>
        <w:t>é</w:t>
      </w:r>
      <w:r>
        <w:rPr>
          <w:rtl w:val="0"/>
          <w:lang w:val="en-US"/>
        </w:rPr>
        <w:t>neas: 99 por ciento de las secciones ten</w:t>
      </w:r>
      <w:r>
        <w:rPr>
          <w:rtl w:val="0"/>
          <w:lang w:val="en-US"/>
        </w:rPr>
        <w:t>í</w:t>
      </w:r>
      <w:r>
        <w:rPr>
          <w:rtl w:val="0"/>
          <w:lang w:val="en-US"/>
        </w:rPr>
        <w:t>an en el censo 2010 una poblaci</w:t>
      </w:r>
      <w:r>
        <w:rPr>
          <w:rtl w:val="0"/>
          <w:lang w:val="en-US"/>
        </w:rPr>
        <w:t>ó</w:t>
      </w:r>
      <w:r>
        <w:rPr>
          <w:rtl w:val="0"/>
          <w:lang w:val="en-US"/>
        </w:rPr>
        <w:t xml:space="preserve">n total que oscilaba entre los 100 y los 5,700 habitantes. 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inguno">
    <w:name w:val="Ninguno"/>
    <w:rPr>
      <w:lang w:val="es-ES_tradnl"/>
    </w:rPr>
  </w:style>
  <w:style w:type="paragraph" w:styleId="Footnote Text">
    <w:name w:val="Footnote Text"/>
    <w:next w:val="Footnote 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0"/>
      <w:position w:val="0"/>
      <w:sz w:val="24"/>
      <w:szCs w:val="24"/>
      <w:u w:val="none" w:color="00000a"/>
      <w:vertAlign w:val="baseline"/>
      <w:lang w:val="en-US"/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notes" Target="footnotes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