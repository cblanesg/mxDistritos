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An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lisis de similitud distrital usando nivel secciones electorales locales.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rStyle w:val="Ninguno A"/>
          <w:sz w:val="24"/>
          <w:szCs w:val="24"/>
          <w:rtl w:val="0"/>
          <w:lang w:val="en-US"/>
        </w:rPr>
        <w:t>La representaci</w:t>
      </w:r>
      <w:r>
        <w:rPr>
          <w:rStyle w:val="Ninguno A"/>
          <w:sz w:val="24"/>
          <w:szCs w:val="24"/>
          <w:rtl w:val="0"/>
          <w:lang w:val="en-US"/>
        </w:rPr>
        <w:t>ó</w:t>
      </w:r>
      <w:r>
        <w:rPr>
          <w:rStyle w:val="Ninguno A"/>
          <w:sz w:val="24"/>
          <w:szCs w:val="24"/>
          <w:rtl w:val="0"/>
          <w:lang w:val="en-US"/>
        </w:rPr>
        <w:t>n pol</w:t>
      </w:r>
      <w:r>
        <w:rPr>
          <w:rStyle w:val="Ninguno A"/>
          <w:sz w:val="24"/>
          <w:szCs w:val="24"/>
          <w:rtl w:val="0"/>
          <w:lang w:val="en-US"/>
        </w:rPr>
        <w:t>í</w:t>
      </w:r>
      <w:r>
        <w:rPr>
          <w:rStyle w:val="Ninguno A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 A"/>
          <w:sz w:val="24"/>
          <w:szCs w:val="24"/>
          <w:rtl w:val="0"/>
          <w:lang w:val="en-US"/>
        </w:rPr>
        <w:t>ó</w:t>
      </w:r>
      <w:r>
        <w:rPr>
          <w:rStyle w:val="Ninguno A"/>
          <w:sz w:val="24"/>
          <w:szCs w:val="24"/>
          <w:rtl w:val="0"/>
          <w:lang w:val="en-US"/>
        </w:rPr>
        <w:t>n popular responden ante la ciuda</w:t>
      </w:r>
      <w:r>
        <w:rPr>
          <w:rStyle w:val="Ninguno"/>
          <w:sz w:val="24"/>
          <w:szCs w:val="24"/>
          <w:rtl w:val="0"/>
          <w:lang w:val="es-ES_tradnl"/>
        </w:rPr>
        <w:t>da</w:t>
      </w:r>
      <w:r>
        <w:rPr>
          <w:rStyle w:val="Ninguno A"/>
          <w:sz w:val="24"/>
          <w:szCs w:val="24"/>
          <w:rtl w:val="0"/>
          <w:lang w:val="en-US"/>
        </w:rPr>
        <w:t>n</w:t>
      </w:r>
      <w:r>
        <w:rPr>
          <w:rStyle w:val="Ninguno A"/>
          <w:sz w:val="24"/>
          <w:szCs w:val="24"/>
          <w:rtl w:val="0"/>
          <w:lang w:val="en-US"/>
        </w:rPr>
        <w:t>í</w:t>
      </w:r>
      <w:r>
        <w:rPr>
          <w:rStyle w:val="Ninguno A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sz w:val="24"/>
          <w:szCs w:val="24"/>
          <w:rtl w:val="0"/>
          <w:lang w:val="en-US"/>
        </w:rPr>
        <w:t xml:space="preserve">– </w:t>
      </w:r>
      <w:r>
        <w:rPr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sz w:val="24"/>
          <w:szCs w:val="24"/>
          <w:rtl w:val="0"/>
          <w:lang w:val="en-US"/>
        </w:rPr>
        <w:t xml:space="preserve">– </w:t>
      </w:r>
      <w:r>
        <w:rPr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ptica, si cambian las instituciones, lo esperable es observar cambios subsecuentes en la conducta de los representates.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n: nuevos mapas. Elaboren el objeto de esta nota: evaluar c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mo cambiaron los mapas distritales de los estados y presentar una estad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 xml:space="preserve">stica para lograrlo.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Los actores a cargo de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La representaci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proporcional. A partir de la creaci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En 2013 el Congreso de la Uni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aprob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la reforma pol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tico-electoral.  Una de las cuestiones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 importantes que abarc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fue la transformaci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del IFE al INE. El INE, como organismo de car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cter nacional, absorbi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algunas facultades a los Organismos P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de todo el mapa electoral local. </w:t>
      </w:r>
      <w:r>
        <w:rPr>
          <w:sz w:val="24"/>
          <w:szCs w:val="24"/>
          <w:rtl w:val="0"/>
          <w:lang w:val="es-ES_tradnl"/>
        </w:rPr>
        <w:t>En algunos casos se asum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 que los escenarios estaban sesgados y pod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sz w:val="24"/>
          <w:szCs w:val="24"/>
          <w:rtl w:val="0"/>
          <w:lang w:val="es-ES_tradnl"/>
        </w:rPr>
        <w:t xml:space="preserve">ó </w:t>
      </w:r>
      <w:r>
        <w:rPr>
          <w:sz w:val="24"/>
          <w:szCs w:val="24"/>
          <w:rtl w:val="0"/>
          <w:lang w:val="es-ES_tradnl"/>
        </w:rPr>
        <w:t>a los actores estatales en el trazo del mapa.</w:t>
      </w:r>
      <w:r>
        <w:rPr>
          <w:sz w:val="24"/>
          <w:szCs w:val="24"/>
          <w:rtl w:val="0"/>
          <w:lang w:val="en-US"/>
        </w:rPr>
        <w:t xml:space="preserve"> El INE realiz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este proceso para los 31 estados y la Ciudad de M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Los criterios de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</w:t>
      </w:r>
      <w:r>
        <w:rPr>
          <w:sz w:val="24"/>
          <w:szCs w:val="24"/>
          <w:rtl w:val="0"/>
          <w:lang w:val="es-ES_tradnl"/>
        </w:rPr>
        <w:t>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El proceso de redistribuci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consiste en 3 etapas. En la primera, el INE present</w:t>
      </w:r>
      <w:r>
        <w:rPr>
          <w:sz w:val="24"/>
          <w:szCs w:val="24"/>
          <w:rtl w:val="0"/>
          <w:lang w:val="es-ES_tradnl"/>
        </w:rPr>
        <w:t xml:space="preserve">ó </w:t>
      </w:r>
      <w:r>
        <w:rPr>
          <w:sz w:val="24"/>
          <w:szCs w:val="24"/>
          <w:rtl w:val="0"/>
          <w:lang w:val="es-ES_tradnl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Para elaborar el mapa, se utiliza una funci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 costo que se busca minimizar. En esta funci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se considera la equidad poblacional, integridad municipal, minimizaci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 tiempos de traslado, compacidad del distrito (formas regulares), no cruzar fronteras estatales, respetar comunidades ind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El proceso puede pararse cuando los partidos llegan a un acuerdo sobre el mapa, a pesar de que el costo de este arreglo sea mayor al propuesto. 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cambi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n, compart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En este texto, usaremos 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s) como herramienta estad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 xml:space="preserve">stica para comparar mapas. </w:t>
      </w:r>
      <w:r>
        <w:rPr>
          <w:sz w:val="24"/>
          <w:szCs w:val="24"/>
          <w:rtl w:val="0"/>
          <w:lang w:val="es-ES_tradnl"/>
        </w:rPr>
        <w:t>Este estad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stico nos sirve para poder comparar qu</w:t>
      </w:r>
      <w:r>
        <w:rPr>
          <w:sz w:val="24"/>
          <w:szCs w:val="24"/>
          <w:rtl w:val="0"/>
          <w:lang w:val="es-ES_tradnl"/>
        </w:rPr>
        <w:t xml:space="preserve">é </w:t>
      </w:r>
      <w:r>
        <w:rPr>
          <w:sz w:val="24"/>
          <w:szCs w:val="24"/>
          <w:rtl w:val="0"/>
          <w:lang w:val="es-ES_tradnl"/>
        </w:rPr>
        <w:t>tanto cambiaron los distritos en cuesti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de las secciones que ganan o pierden respecto a los distritos padres.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Para obtener 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ndice, sobreponemos el mapa viejo y el nuevo en aras de identificar al "padre" de cada distrito. El padre es aquel distrito del mapa viejo que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 secciones contribuy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 xml:space="preserve">para integrar a un distrito nuevo. 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DSI se calcul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mediante la siguiente f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DSI=C/(P+N-C)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donde C es el n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mero de secciones del distrito padre y N es el n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mero de secciones del distrito hijo. Esta es una adaptaci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del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original donde se considera la poblaci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com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 xml:space="preserve">n entre los distritos. Este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toma el valor de 1 cuando el distrito hijo comparte la totalidad de las secciones que integraban al distrito padre, es decir, son id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nticos y muchas veces se trata de un cambio de nombre o n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 xml:space="preserve">mero para identificar al distrito. El valor del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es menor al reducirse la similitud entre distritos padres e hijos. Un valor de 0 indicar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que hay nula similitud</w:t>
      </w:r>
      <w:r>
        <w:rPr>
          <w:sz w:val="24"/>
          <w:szCs w:val="24"/>
          <w:rtl w:val="0"/>
          <w:lang w:val="es-ES_tradnl"/>
        </w:rPr>
        <w:t xml:space="preserve"> entre distrito padre e hijo</w:t>
      </w:r>
      <w:r>
        <w:rPr>
          <w:sz w:val="24"/>
          <w:szCs w:val="24"/>
          <w:rtl w:val="0"/>
          <w:lang w:val="en-US"/>
        </w:rPr>
        <w:t>, pero por con</w:t>
      </w:r>
      <w:r>
        <w:rPr>
          <w:sz w:val="24"/>
          <w:szCs w:val="24"/>
          <w:rtl w:val="0"/>
          <w:lang w:val="es-ES_tradnl"/>
        </w:rPr>
        <w:t>s</w:t>
      </w:r>
      <w:r>
        <w:rPr>
          <w:sz w:val="24"/>
          <w:szCs w:val="24"/>
          <w:rtl w:val="0"/>
          <w:lang w:val="en-US"/>
        </w:rPr>
        <w:t>trucci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n,  nunca se alcanza.  </w:t>
      </w:r>
      <w:r>
        <w:rPr>
          <w:sz w:val="24"/>
          <w:szCs w:val="24"/>
          <w:rtl w:val="0"/>
          <w:lang w:val="es-ES_tradnl"/>
        </w:rPr>
        <w:t>Podemos observar que el distrito 6 de Baja California con cabecera en Tecate tiene un DSI de 0.111. Este distrito solo comparte algunas secciones en la parte oeste que pertenecieron al distrito padre, y el distrito hijo est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formado por nuevas secciones en su mayor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a.</w:t>
      </w:r>
      <w:r>
        <w:rPr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447022</wp:posOffset>
            </wp:positionV>
            <wp:extent cx="3176132" cy="3176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132" cy="3176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La informaci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ltimos mapas electorales utilizados en la elecci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al congreso local previa a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sz w:val="24"/>
          <w:szCs w:val="24"/>
          <w:rtl w:val="0"/>
          <w:lang w:val="en-US"/>
        </w:rPr>
        <w:t xml:space="preserve">é </w:t>
      </w:r>
      <w:r>
        <w:rPr>
          <w:sz w:val="24"/>
          <w:szCs w:val="24"/>
          <w:rtl w:val="0"/>
          <w:lang w:val="en-US"/>
        </w:rPr>
        <w:t>distrito sol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pertenecer cada secci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Obtuvimos los estad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sticos descriptivos del DSI para la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local. </w:t>
      </w:r>
    </w:p>
    <w:tbl>
      <w:tblPr>
        <w:tblW w:w="9022" w:type="dxa"/>
        <w:jc w:val="left"/>
        <w:tblInd w:w="21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4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Podemos observar que el DSI tiene un m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nimo de 0.0790, lo que significa que se trata de un distrito cuyas fronteras fueron casi completamente redibujadas y tiene muy pocas secciones de su distrito padre. El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ximo es 1 y se refiere a aquellos distritos que mantienen todas las secciones de su distrito padre, es decir, solamente se cambi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el n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mero que los identifica sin alterar su composici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de secciones.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De la misma manera, la distribuci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 por cuartiles se encuentra en los valores del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fica 1: Distribuci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por cuartil del DSI.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62425" cy="3234055"/>
            <wp:effectExtent l="0" t="0" r="0" b="0"/>
            <wp:docPr id="1073741827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6.jpg" descr="image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4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fica 2: Histograma del DSI. En rojo los cuartiles y en azul la media.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Como ejemplo de un distrito que tiene un DSI cercano a 0, tenemos el distrito 13 de Nayarit, Santa Mar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del Oro con un DSI = 0.189. S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lo 18.9 por ciento del total de secciones que conjuga la uni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del distrito 13 con su padre son comunes a ambas</w:t>
      </w:r>
      <w:r>
        <w:rPr>
          <w:sz w:val="24"/>
          <w:szCs w:val="24"/>
          <w:rtl w:val="0"/>
          <w:lang w:val="es-ES_tradnl"/>
        </w:rPr>
        <w:t>, el distrito hijo conserva las secciones 398 a 410 del distrito padre (8) y gana las secciones 239 a 256, 411 a 434 y 866 a 878.</w:t>
      </w:r>
      <w:r>
        <w:rPr>
          <w:sz w:val="24"/>
          <w:szCs w:val="24"/>
          <w:rtl w:val="0"/>
          <w:lang w:val="en-US"/>
        </w:rPr>
        <w:t xml:space="preserve"> El distrito padre consiste en la peque</w:t>
      </w:r>
      <w:r>
        <w:rPr>
          <w:sz w:val="24"/>
          <w:szCs w:val="24"/>
          <w:rtl w:val="0"/>
          <w:lang w:val="en-US"/>
        </w:rPr>
        <w:t>ñ</w:t>
      </w:r>
      <w:r>
        <w:rPr>
          <w:sz w:val="24"/>
          <w:szCs w:val="24"/>
          <w:rtl w:val="0"/>
          <w:lang w:val="en-US"/>
        </w:rPr>
        <w:t>a parte central del distrito hijo que gan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muchas secciones en la parte este y sur.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1268</wp:posOffset>
            </wp:positionH>
            <wp:positionV relativeFrom="line">
              <wp:posOffset>0</wp:posOffset>
            </wp:positionV>
            <wp:extent cx="2521486" cy="25214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86" cy="2521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Entre los distritos que se encuentran en el primer cuartil, est</w:t>
      </w:r>
      <w:r>
        <w:rPr>
          <w:sz w:val="24"/>
          <w:szCs w:val="24"/>
          <w:rtl w:val="0"/>
          <w:lang w:val="en-US"/>
        </w:rPr>
        <w:t xml:space="preserve">á </w:t>
      </w:r>
      <w:r>
        <w:rPr>
          <w:sz w:val="24"/>
          <w:szCs w:val="24"/>
          <w:rtl w:val="0"/>
          <w:lang w:val="en-US"/>
        </w:rPr>
        <w:t>el Distrito 14 de Nayarit, con cabecera en Xalisco. Este distrito tiene un DSI de 0.289. El distrito hijo (negro) cuenta con las secciones que formaban la porci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sur del distrito padre (rojo) y perdi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la parte norte. Esto muestra que el nuevo distrito comparte una peque</w:t>
      </w:r>
      <w:r>
        <w:rPr>
          <w:sz w:val="24"/>
          <w:szCs w:val="24"/>
          <w:rtl w:val="0"/>
          <w:lang w:val="en-US"/>
        </w:rPr>
        <w:t>ñ</w:t>
      </w:r>
      <w:r>
        <w:rPr>
          <w:sz w:val="24"/>
          <w:szCs w:val="24"/>
          <w:rtl w:val="0"/>
          <w:lang w:val="en-US"/>
        </w:rPr>
        <w:t>a porci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del antiguo; por lo tanto, en una elecci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n, el candidato que buscar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reelegirse solo repetir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un peque</w:t>
      </w:r>
      <w:r>
        <w:rPr>
          <w:sz w:val="24"/>
          <w:szCs w:val="24"/>
          <w:rtl w:val="0"/>
          <w:lang w:val="en-US"/>
        </w:rPr>
        <w:t>ñ</w:t>
      </w:r>
      <w:r>
        <w:rPr>
          <w:sz w:val="24"/>
          <w:szCs w:val="24"/>
          <w:rtl w:val="0"/>
          <w:lang w:val="en-US"/>
        </w:rPr>
        <w:t>o porcentaje de su antiguo electorado, se perder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que es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668272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4"/>
                    <a:stretch>
                      <a:fillRect/>
                    </a:stretch>
                  </pic:blipFill>
                  <pic:spPr>
                    <a:xfrm>
                      <a:off x="0" y="0"/>
                      <a:ext cx="2668272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n, el candidato que buscar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la elecci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solo repetir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un peque</w:t>
      </w:r>
      <w:r>
        <w:rPr>
          <w:sz w:val="24"/>
          <w:szCs w:val="24"/>
          <w:rtl w:val="0"/>
          <w:lang w:val="en-US"/>
        </w:rPr>
        <w:t>ñ</w:t>
      </w:r>
      <w:r>
        <w:rPr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n se podr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sugerir que es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la parte este y perdi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la parte oeste del distrito padre.  En este caso, ya m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690497" cy="2690497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7" cy="2690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En el </w:t>
      </w:r>
      <w:r>
        <w:rPr>
          <w:sz w:val="24"/>
          <w:szCs w:val="24"/>
          <w:rtl w:val="0"/>
          <w:lang w:val="en-US"/>
        </w:rPr>
        <w:t>ú</w:t>
      </w:r>
      <w:r>
        <w:rPr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con el nuevo es muy peque</w:t>
      </w:r>
      <w:r>
        <w:rPr>
          <w:sz w:val="24"/>
          <w:szCs w:val="24"/>
          <w:rtl w:val="0"/>
          <w:lang w:val="en-US"/>
        </w:rPr>
        <w:t>ñ</w:t>
      </w:r>
      <w:r>
        <w:rPr>
          <w:sz w:val="24"/>
          <w:szCs w:val="24"/>
          <w:rtl w:val="0"/>
          <w:lang w:val="en-US"/>
        </w:rPr>
        <w:t>o, por lo que, el electorado se comportar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b</w:t>
      </w:r>
      <w:r>
        <w:rPr>
          <w:sz w:val="24"/>
          <w:szCs w:val="24"/>
          <w:rtl w:val="0"/>
          <w:lang w:val="en-US"/>
        </w:rPr>
        <w:t>á</w:t>
      </w:r>
      <w:r>
        <w:rPr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ser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81022" cy="3081022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2" cy="308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 distrito con DSI = 1 es el 33 de la Ciudad de M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 secciones que su distrito padre, as</w:t>
      </w:r>
      <w:r>
        <w:rPr>
          <w:sz w:val="24"/>
          <w:szCs w:val="24"/>
          <w:rtl w:val="0"/>
          <w:lang w:val="en-US"/>
        </w:rPr>
        <w:t xml:space="preserve">í </w:t>
      </w:r>
      <w:r>
        <w:rPr>
          <w:sz w:val="24"/>
          <w:szCs w:val="24"/>
          <w:rtl w:val="0"/>
          <w:lang w:val="en-US"/>
        </w:rPr>
        <w:t>como sus fronteras, pese a la reducci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para la Ciudad. Se esperar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rPr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Con ayuda de una sencilla regresi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al momento que los partidos pol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 xml:space="preserve">criterio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-0.47184 -0.17696 -0.03008  0.15392  0.48492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(Intercept)  0.51508    0.01980  26.020  &lt; 2e-16 ***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dcrit8       0.10475    0.03826   2.738  0.00679 **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Signif. codes:  0 '***' 0.001 '**' 0.01 '*' 0.05 '.' 0.1 ' ' 1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Residual standard error: 0.2291 on 181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Multiple R-squared:  0.03978,</w:t>
        <w:tab/>
        <w:t xml:space="preserve">Adjusted R-squared:  0.03447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F-statistic: 7.498 on 1 and 181 DF,  p-value: 0.006792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El coeficiente de la variable del criterio 8 es de 0.10475 y es significativo al 95%, por lo que cuando se usa el criterio 8 para detener el proceso de redistritaci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 xml:space="preserve">n, el 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ndice DSI aumenta en 10.475%. Es decir, los estados donde se us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de los estados donde se complet</w:t>
      </w:r>
      <w:r>
        <w:rPr>
          <w:sz w:val="24"/>
          <w:szCs w:val="24"/>
          <w:rtl w:val="0"/>
          <w:lang w:val="en-US"/>
        </w:rPr>
        <w:t xml:space="preserve">ó </w:t>
      </w:r>
      <w:r>
        <w:rPr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  <w:rPr>
          <w:del w:id="0" w:date="2018-01-04T7:23:17 p. m.Z" w:author="Daniel Saavedra Lladó"/>
          <w:sz w:val="24"/>
          <w:szCs w:val="24"/>
        </w:rPr>
      </w:pPr>
      <w:r>
        <w:rPr>
          <w:sz w:val="24"/>
          <w:szCs w:val="24"/>
          <w:rtl w:val="0"/>
          <w:lang w:val="en-US"/>
        </w:rPr>
        <w:t>-Cox, Gary, Jonathan Katz, Elbridge Gerry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-Liliana L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pez Levi; Distritaci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 electoral en M</w:t>
      </w:r>
      <w:r>
        <w:rPr>
          <w:sz w:val="24"/>
          <w:szCs w:val="24"/>
          <w:rtl w:val="0"/>
          <w:lang w:val="en-US"/>
        </w:rPr>
        <w:t>é</w:t>
      </w:r>
      <w:r>
        <w:rPr>
          <w:sz w:val="24"/>
          <w:szCs w:val="24"/>
          <w:rtl w:val="0"/>
          <w:lang w:val="en-US"/>
        </w:rPr>
        <w:t>xico: logros pasados y retos futuros; 2006; Departamento de Pol</w:t>
      </w:r>
      <w:r>
        <w:rPr>
          <w:sz w:val="24"/>
          <w:szCs w:val="24"/>
          <w:rtl w:val="0"/>
          <w:lang w:val="en-US"/>
        </w:rPr>
        <w:t>í</w:t>
      </w:r>
      <w:r>
        <w:rPr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sz w:val="24"/>
          <w:szCs w:val="24"/>
        </w:rPr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n-US"/>
    </w:rPr>
  </w:style>
  <w:style w:type="character" w:styleId="Ninguno A">
    <w:name w:val="Ninguno A"/>
    <w:basedOn w:val="Ninguno"/>
    <w:rPr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